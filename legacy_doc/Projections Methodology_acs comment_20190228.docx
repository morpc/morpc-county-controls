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C8C9D7" w14:textId="77777777" w:rsidR="0085355E" w:rsidRPr="0085355E" w:rsidRDefault="0085355E" w:rsidP="0085355E">
      <w:pPr>
        <w:rPr>
          <w:rFonts w:ascii="Arial" w:hAnsi="Arial" w:cs="Arial"/>
          <w:sz w:val="24"/>
        </w:rPr>
      </w:pPr>
      <w:r>
        <w:rPr>
          <w:rFonts w:ascii="Arial" w:hAnsi="Arial" w:cs="Arial"/>
          <w:sz w:val="24"/>
        </w:rPr>
        <w:t xml:space="preserve">2020 – 2050 MTP </w:t>
      </w:r>
      <w:r>
        <w:rPr>
          <w:rFonts w:ascii="Arial" w:hAnsi="Arial" w:cs="Arial"/>
          <w:b/>
          <w:sz w:val="24"/>
        </w:rPr>
        <w:t xml:space="preserve">County Control Totals </w:t>
      </w:r>
      <w:r w:rsidR="0032705D">
        <w:rPr>
          <w:rFonts w:ascii="Arial" w:hAnsi="Arial" w:cs="Arial"/>
          <w:b/>
          <w:sz w:val="24"/>
        </w:rPr>
        <w:t>Methodology</w:t>
      </w:r>
    </w:p>
    <w:p w14:paraId="2BF40FD4" w14:textId="77777777" w:rsidR="0085355E" w:rsidRDefault="0085355E" w:rsidP="0085355E">
      <w:pPr>
        <w:rPr>
          <w:rFonts w:ascii="Arial" w:hAnsi="Arial" w:cs="Arial"/>
        </w:rPr>
      </w:pPr>
      <w:r w:rsidRPr="001B5A52">
        <w:rPr>
          <w:rFonts w:ascii="Arial" w:hAnsi="Arial" w:cs="Arial"/>
        </w:rPr>
        <w:t>Every four years, MORPC develops forecasts of how future housing and employment will be distributed throughout counties in central Ohio. By predicting where people will likely work and live in the future, MORPC can identify future transportation needs in the 2020 – 2050 Metropolitan Transportation Plan</w:t>
      </w:r>
      <w:r w:rsidR="005775EF">
        <w:rPr>
          <w:rFonts w:ascii="Arial" w:hAnsi="Arial" w:cs="Arial"/>
        </w:rPr>
        <w:t xml:space="preserve"> (MTP)</w:t>
      </w:r>
      <w:r w:rsidRPr="001B5A52">
        <w:rPr>
          <w:rFonts w:ascii="Arial" w:hAnsi="Arial" w:cs="Arial"/>
        </w:rPr>
        <w:t xml:space="preserve">. </w:t>
      </w:r>
      <w:r w:rsidR="00E8324C">
        <w:rPr>
          <w:rFonts w:ascii="Arial" w:hAnsi="Arial" w:cs="Arial"/>
        </w:rPr>
        <w:t>Both county-level projections and d</w:t>
      </w:r>
      <w:r>
        <w:rPr>
          <w:rFonts w:ascii="Arial" w:hAnsi="Arial" w:cs="Arial"/>
        </w:rPr>
        <w:t xml:space="preserve">etailed </w:t>
      </w:r>
      <w:r w:rsidR="005775EF">
        <w:rPr>
          <w:rFonts w:ascii="Arial" w:hAnsi="Arial" w:cs="Arial"/>
        </w:rPr>
        <w:t xml:space="preserve">(sub-county) </w:t>
      </w:r>
      <w:r>
        <w:rPr>
          <w:rFonts w:ascii="Arial" w:hAnsi="Arial" w:cs="Arial"/>
        </w:rPr>
        <w:t>f</w:t>
      </w:r>
      <w:r w:rsidRPr="001B5A52">
        <w:rPr>
          <w:rFonts w:ascii="Arial" w:hAnsi="Arial" w:cs="Arial"/>
        </w:rPr>
        <w:t xml:space="preserve">orecasts are available for seven </w:t>
      </w:r>
      <w:ins w:id="0" w:author="Aaron Schill" w:date="2019-02-27T15:01:00Z">
        <w:r w:rsidR="00902823">
          <w:rPr>
            <w:rFonts w:ascii="Arial" w:hAnsi="Arial" w:cs="Arial"/>
          </w:rPr>
          <w:t xml:space="preserve">Central Ohio </w:t>
        </w:r>
      </w:ins>
      <w:r w:rsidRPr="001B5A52">
        <w:rPr>
          <w:rFonts w:ascii="Arial" w:hAnsi="Arial" w:cs="Arial"/>
        </w:rPr>
        <w:t xml:space="preserve">counties </w:t>
      </w:r>
      <w:del w:id="1" w:author="Aaron Schill" w:date="2019-02-27T15:01:00Z">
        <w:r w:rsidRPr="001B5A52" w:rsidDel="00902823">
          <w:rPr>
            <w:rFonts w:ascii="Arial" w:hAnsi="Arial" w:cs="Arial"/>
          </w:rPr>
          <w:delText>in central Ohio</w:delText>
        </w:r>
      </w:del>
      <w:ins w:id="2" w:author="Aaron Schill" w:date="2019-02-27T15:01:00Z">
        <w:r w:rsidR="00902823">
          <w:rPr>
            <w:rFonts w:ascii="Arial" w:hAnsi="Arial" w:cs="Arial"/>
          </w:rPr>
          <w:t>that are wholly or partially within MORPC’s travel demand modeling area</w:t>
        </w:r>
      </w:ins>
      <w:r w:rsidRPr="001B5A52">
        <w:rPr>
          <w:rFonts w:ascii="Arial" w:hAnsi="Arial" w:cs="Arial"/>
        </w:rPr>
        <w:t xml:space="preserve"> – Delaware, Fairfield, Franklin, Licking, Madison, Pickaway and Union.</w:t>
      </w:r>
      <w:r w:rsidR="002D6ED1">
        <w:rPr>
          <w:rFonts w:ascii="Arial" w:hAnsi="Arial" w:cs="Arial"/>
        </w:rPr>
        <w:t xml:space="preserve"> Additionally, county-level projections are produced for</w:t>
      </w:r>
      <w:ins w:id="3" w:author="Aaron Schill" w:date="2019-02-27T15:01:00Z">
        <w:r w:rsidR="00902823">
          <w:rPr>
            <w:rFonts w:ascii="Arial" w:hAnsi="Arial" w:cs="Arial"/>
          </w:rPr>
          <w:t xml:space="preserve"> the remaining counties in MORPC’s </w:t>
        </w:r>
      </w:ins>
      <w:ins w:id="4" w:author="Aaron Schill" w:date="2019-02-27T15:02:00Z">
        <w:r w:rsidR="00902823">
          <w:rPr>
            <w:rFonts w:ascii="Arial" w:hAnsi="Arial" w:cs="Arial"/>
          </w:rPr>
          <w:t xml:space="preserve">15-county </w:t>
        </w:r>
      </w:ins>
      <w:ins w:id="5" w:author="Aaron Schill" w:date="2019-02-27T15:01:00Z">
        <w:r w:rsidR="00902823">
          <w:rPr>
            <w:rFonts w:ascii="Arial" w:hAnsi="Arial" w:cs="Arial"/>
          </w:rPr>
          <w:t xml:space="preserve">area of interest </w:t>
        </w:r>
      </w:ins>
      <w:ins w:id="6" w:author="Aaron Schill" w:date="2019-02-27T15:02:00Z">
        <w:r w:rsidR="00902823">
          <w:rPr>
            <w:rFonts w:ascii="Arial" w:hAnsi="Arial" w:cs="Arial"/>
          </w:rPr>
          <w:t>–</w:t>
        </w:r>
      </w:ins>
      <w:r w:rsidR="002D6ED1">
        <w:rPr>
          <w:rFonts w:ascii="Arial" w:hAnsi="Arial" w:cs="Arial"/>
        </w:rPr>
        <w:t xml:space="preserve"> Fayette, </w:t>
      </w:r>
      <w:r w:rsidR="002F742E">
        <w:rPr>
          <w:rFonts w:ascii="Arial" w:hAnsi="Arial" w:cs="Arial"/>
        </w:rPr>
        <w:t>Hocking, Knox, Logan, Marion, Morrow, and Ross counties.</w:t>
      </w:r>
    </w:p>
    <w:p w14:paraId="4D0FFFDF" w14:textId="77777777" w:rsidR="005775EF" w:rsidRDefault="0085355E" w:rsidP="0085355E">
      <w:pPr>
        <w:rPr>
          <w:rFonts w:ascii="Arial" w:hAnsi="Arial" w:cs="Arial"/>
        </w:rPr>
      </w:pPr>
      <w:r>
        <w:rPr>
          <w:rFonts w:ascii="Arial" w:hAnsi="Arial" w:cs="Arial"/>
        </w:rPr>
        <w:t xml:space="preserve">MORPC uses an approach </w:t>
      </w:r>
      <w:r w:rsidR="003705D3">
        <w:rPr>
          <w:rFonts w:ascii="Arial" w:hAnsi="Arial" w:cs="Arial"/>
        </w:rPr>
        <w:t xml:space="preserve">to </w:t>
      </w:r>
      <w:r>
        <w:rPr>
          <w:rFonts w:ascii="Arial" w:hAnsi="Arial" w:cs="Arial"/>
        </w:rPr>
        <w:t>develop</w:t>
      </w:r>
      <w:r w:rsidR="002F742E">
        <w:rPr>
          <w:rFonts w:ascii="Arial" w:hAnsi="Arial" w:cs="Arial"/>
        </w:rPr>
        <w:t xml:space="preserve"> sub-county</w:t>
      </w:r>
      <w:r>
        <w:rPr>
          <w:rFonts w:ascii="Arial" w:hAnsi="Arial" w:cs="Arial"/>
        </w:rPr>
        <w:t xml:space="preserve"> forecasts that begins with projections of growth of households and jobs </w:t>
      </w:r>
      <w:r w:rsidR="0032705D">
        <w:rPr>
          <w:rFonts w:ascii="Arial" w:hAnsi="Arial" w:cs="Arial"/>
        </w:rPr>
        <w:t xml:space="preserve">by industry type </w:t>
      </w:r>
      <w:r>
        <w:rPr>
          <w:rFonts w:ascii="Arial" w:hAnsi="Arial" w:cs="Arial"/>
        </w:rPr>
        <w:t>at the county level.</w:t>
      </w:r>
      <w:r w:rsidR="0032705D">
        <w:rPr>
          <w:rFonts w:ascii="Arial" w:hAnsi="Arial" w:cs="Arial"/>
        </w:rPr>
        <w:t xml:space="preserve"> </w:t>
      </w:r>
      <w:commentRangeStart w:id="7"/>
      <w:r w:rsidR="0032705D">
        <w:rPr>
          <w:rFonts w:ascii="Arial" w:hAnsi="Arial" w:cs="Arial"/>
        </w:rPr>
        <w:t>Figure 1</w:t>
      </w:r>
      <w:commentRangeEnd w:id="7"/>
      <w:r w:rsidR="00902823">
        <w:rPr>
          <w:rStyle w:val="CommentReference"/>
        </w:rPr>
        <w:commentReference w:id="7"/>
      </w:r>
      <w:r w:rsidR="0032705D">
        <w:rPr>
          <w:rFonts w:ascii="Arial" w:hAnsi="Arial" w:cs="Arial"/>
        </w:rPr>
        <w:t xml:space="preserve"> shows the process for establishing </w:t>
      </w:r>
      <w:r w:rsidR="00E8324C">
        <w:rPr>
          <w:rFonts w:ascii="Arial" w:hAnsi="Arial" w:cs="Arial"/>
        </w:rPr>
        <w:t xml:space="preserve">those </w:t>
      </w:r>
      <w:r w:rsidR="0032705D">
        <w:rPr>
          <w:rFonts w:ascii="Arial" w:hAnsi="Arial" w:cs="Arial"/>
        </w:rPr>
        <w:t>growth control totals</w:t>
      </w:r>
      <w:r w:rsidR="00E8324C">
        <w:rPr>
          <w:rFonts w:ascii="Arial" w:hAnsi="Arial" w:cs="Arial"/>
        </w:rPr>
        <w:t>.</w:t>
      </w:r>
      <w:r w:rsidR="0032705D">
        <w:rPr>
          <w:rFonts w:ascii="Arial" w:hAnsi="Arial" w:cs="Arial"/>
        </w:rPr>
        <w:t xml:space="preserve"> </w:t>
      </w:r>
      <w:r w:rsidR="00E8324C">
        <w:rPr>
          <w:rFonts w:ascii="Arial" w:hAnsi="Arial" w:cs="Arial"/>
        </w:rPr>
        <w:t>The process</w:t>
      </w:r>
      <w:r w:rsidR="0032705D">
        <w:rPr>
          <w:rFonts w:ascii="Arial" w:hAnsi="Arial" w:cs="Arial"/>
        </w:rPr>
        <w:t xml:space="preserve"> requires multiple stages</w:t>
      </w:r>
      <w:r w:rsidR="003705D3">
        <w:rPr>
          <w:rFonts w:ascii="Arial" w:hAnsi="Arial" w:cs="Arial"/>
        </w:rPr>
        <w:t xml:space="preserve"> </w:t>
      </w:r>
      <w:r w:rsidR="00E8324C">
        <w:rPr>
          <w:rFonts w:ascii="Arial" w:hAnsi="Arial" w:cs="Arial"/>
        </w:rPr>
        <w:t>(</w:t>
      </w:r>
      <w:r w:rsidR="003705D3">
        <w:rPr>
          <w:rFonts w:ascii="Arial" w:hAnsi="Arial" w:cs="Arial"/>
        </w:rPr>
        <w:t>the next dependent on the last</w:t>
      </w:r>
      <w:r w:rsidR="00E8324C">
        <w:rPr>
          <w:rFonts w:ascii="Arial" w:hAnsi="Arial" w:cs="Arial"/>
        </w:rPr>
        <w:t>)</w:t>
      </w:r>
      <w:r w:rsidR="0032705D">
        <w:rPr>
          <w:rFonts w:ascii="Arial" w:hAnsi="Arial" w:cs="Arial"/>
        </w:rPr>
        <w:t xml:space="preserve"> starting with projections for overall population growth.</w:t>
      </w:r>
      <w:r w:rsidR="005775EF">
        <w:rPr>
          <w:rFonts w:ascii="Arial" w:hAnsi="Arial" w:cs="Arial"/>
        </w:rPr>
        <w:t xml:space="preserve"> </w:t>
      </w:r>
    </w:p>
    <w:p w14:paraId="79D7EF44" w14:textId="772ACCD1" w:rsidR="00B429F1" w:rsidRDefault="002171FF" w:rsidP="0085355E">
      <w:r>
        <w:rPr>
          <w:rFonts w:ascii="Arial" w:hAnsi="Arial" w:cs="Arial"/>
        </w:rPr>
        <w:t xml:space="preserve">The process begins with the overall trajectory of population growth at the county level. Future population is then decomposed into </w:t>
      </w:r>
      <w:r w:rsidR="00B96E4F">
        <w:rPr>
          <w:rFonts w:ascii="Arial" w:hAnsi="Arial" w:cs="Arial"/>
        </w:rPr>
        <w:t xml:space="preserve">key </w:t>
      </w:r>
      <w:r>
        <w:rPr>
          <w:rFonts w:ascii="Arial" w:hAnsi="Arial" w:cs="Arial"/>
        </w:rPr>
        <w:t>subgroups</w:t>
      </w:r>
      <w:del w:id="8" w:author="Aaron Schill" w:date="2019-02-27T15:03:00Z">
        <w:r w:rsidDel="00902823">
          <w:rPr>
            <w:rFonts w:ascii="Arial" w:hAnsi="Arial" w:cs="Arial"/>
          </w:rPr>
          <w:delText xml:space="preserve"> of the population</w:delText>
        </w:r>
      </w:del>
      <w:r w:rsidR="00B96E4F">
        <w:rPr>
          <w:rFonts w:ascii="Arial" w:hAnsi="Arial" w:cs="Arial"/>
        </w:rPr>
        <w:t>,</w:t>
      </w:r>
      <w:r>
        <w:rPr>
          <w:rFonts w:ascii="Arial" w:hAnsi="Arial" w:cs="Arial"/>
        </w:rPr>
        <w:t xml:space="preserve"> </w:t>
      </w:r>
      <w:r w:rsidR="00B96E4F">
        <w:rPr>
          <w:rFonts w:ascii="Arial" w:hAnsi="Arial" w:cs="Arial"/>
        </w:rPr>
        <w:t>then</w:t>
      </w:r>
      <w:r>
        <w:rPr>
          <w:rFonts w:ascii="Arial" w:hAnsi="Arial" w:cs="Arial"/>
        </w:rPr>
        <w:t xml:space="preserve"> translated into the </w:t>
      </w:r>
      <w:ins w:id="9" w:author="Aaron Schill" w:date="2019-02-28T10:20:00Z">
        <w:r w:rsidR="009748B5">
          <w:rPr>
            <w:rFonts w:ascii="Arial" w:hAnsi="Arial" w:cs="Arial"/>
          </w:rPr>
          <w:t xml:space="preserve">number of </w:t>
        </w:r>
      </w:ins>
      <w:commentRangeStart w:id="10"/>
      <w:r>
        <w:rPr>
          <w:rFonts w:ascii="Arial" w:hAnsi="Arial" w:cs="Arial"/>
        </w:rPr>
        <w:t>house</w:t>
      </w:r>
      <w:ins w:id="11" w:author="Liz Whelan" w:date="2019-02-28T11:51:00Z">
        <w:r w:rsidR="008728F4">
          <w:rPr>
            <w:rFonts w:ascii="Arial" w:hAnsi="Arial" w:cs="Arial"/>
          </w:rPr>
          <w:t>holds</w:t>
        </w:r>
      </w:ins>
      <w:del w:id="12" w:author="Liz Whelan" w:date="2019-02-28T11:51:00Z">
        <w:r w:rsidDel="008728F4">
          <w:rPr>
            <w:rFonts w:ascii="Arial" w:hAnsi="Arial" w:cs="Arial"/>
          </w:rPr>
          <w:delText>s</w:delText>
        </w:r>
      </w:del>
      <w:commentRangeEnd w:id="10"/>
      <w:r w:rsidR="00902823">
        <w:rPr>
          <w:rStyle w:val="CommentReference"/>
        </w:rPr>
        <w:commentReference w:id="10"/>
      </w:r>
      <w:r>
        <w:rPr>
          <w:rFonts w:ascii="Arial" w:hAnsi="Arial" w:cs="Arial"/>
        </w:rPr>
        <w:t xml:space="preserve"> and jobs </w:t>
      </w:r>
      <w:r w:rsidR="00B96E4F">
        <w:rPr>
          <w:rFonts w:ascii="Arial" w:hAnsi="Arial" w:cs="Arial"/>
        </w:rPr>
        <w:t>needed</w:t>
      </w:r>
      <w:r>
        <w:rPr>
          <w:rFonts w:ascii="Arial" w:hAnsi="Arial" w:cs="Arial"/>
        </w:rPr>
        <w:t xml:space="preserve"> </w:t>
      </w:r>
      <w:r w:rsidR="002F742E">
        <w:rPr>
          <w:rFonts w:ascii="Arial" w:hAnsi="Arial" w:cs="Arial"/>
        </w:rPr>
        <w:t xml:space="preserve">to support </w:t>
      </w:r>
      <w:r w:rsidR="00B96E4F">
        <w:rPr>
          <w:rFonts w:ascii="Arial" w:hAnsi="Arial" w:cs="Arial"/>
        </w:rPr>
        <w:t xml:space="preserve">those </w:t>
      </w:r>
      <w:r w:rsidR="002F742E">
        <w:rPr>
          <w:rFonts w:ascii="Arial" w:hAnsi="Arial" w:cs="Arial"/>
        </w:rPr>
        <w:t>additional people</w:t>
      </w:r>
      <w:r>
        <w:rPr>
          <w:rFonts w:ascii="Arial" w:hAnsi="Arial" w:cs="Arial"/>
        </w:rPr>
        <w:t>. Finally</w:t>
      </w:r>
      <w:r w:rsidR="00E8324C">
        <w:rPr>
          <w:rFonts w:ascii="Arial" w:hAnsi="Arial" w:cs="Arial"/>
        </w:rPr>
        <w:t xml:space="preserve">, projected growth of jobs and households, along with other factors known to drive where development occurs (e.g. community land use plans, environmental constraints), are used in </w:t>
      </w:r>
      <w:r>
        <w:rPr>
          <w:rFonts w:ascii="Arial" w:hAnsi="Arial" w:cs="Arial"/>
        </w:rPr>
        <w:t xml:space="preserve">MORPC’s </w:t>
      </w:r>
      <w:r w:rsidR="00B96E4F">
        <w:rPr>
          <w:rFonts w:ascii="Arial" w:hAnsi="Arial" w:cs="Arial"/>
        </w:rPr>
        <w:t>l</w:t>
      </w:r>
      <w:r>
        <w:rPr>
          <w:rFonts w:ascii="Arial" w:hAnsi="Arial" w:cs="Arial"/>
        </w:rPr>
        <w:t xml:space="preserve">and </w:t>
      </w:r>
      <w:r w:rsidR="00B96E4F">
        <w:rPr>
          <w:rFonts w:ascii="Arial" w:hAnsi="Arial" w:cs="Arial"/>
        </w:rPr>
        <w:t>u</w:t>
      </w:r>
      <w:r>
        <w:rPr>
          <w:rFonts w:ascii="Arial" w:hAnsi="Arial" w:cs="Arial"/>
        </w:rPr>
        <w:t xml:space="preserve">se </w:t>
      </w:r>
      <w:r w:rsidR="00B96E4F">
        <w:rPr>
          <w:rFonts w:ascii="Arial" w:hAnsi="Arial" w:cs="Arial"/>
        </w:rPr>
        <w:t>a</w:t>
      </w:r>
      <w:r>
        <w:rPr>
          <w:rFonts w:ascii="Arial" w:hAnsi="Arial" w:cs="Arial"/>
        </w:rPr>
        <w:t xml:space="preserve">llocation </w:t>
      </w:r>
      <w:r w:rsidR="00B96E4F">
        <w:rPr>
          <w:rFonts w:ascii="Arial" w:hAnsi="Arial" w:cs="Arial"/>
        </w:rPr>
        <w:t>m</w:t>
      </w:r>
      <w:r>
        <w:rPr>
          <w:rFonts w:ascii="Arial" w:hAnsi="Arial" w:cs="Arial"/>
        </w:rPr>
        <w:t>odel</w:t>
      </w:r>
      <w:del w:id="13" w:author="Aaron Schill" w:date="2019-02-28T10:22:00Z">
        <w:r w:rsidR="00E8324C" w:rsidDel="009748B5">
          <w:rPr>
            <w:rFonts w:ascii="Arial" w:hAnsi="Arial" w:cs="Arial"/>
          </w:rPr>
          <w:delText>.</w:delText>
        </w:r>
        <w:r w:rsidR="00BD6CB5" w:rsidDel="009748B5">
          <w:rPr>
            <w:rFonts w:ascii="Arial" w:hAnsi="Arial" w:cs="Arial"/>
          </w:rPr>
          <w:delText xml:space="preserve"> Ultimately, this leads</w:delText>
        </w:r>
        <w:r w:rsidDel="009748B5">
          <w:rPr>
            <w:rFonts w:ascii="Arial" w:hAnsi="Arial" w:cs="Arial"/>
          </w:rPr>
          <w:delText xml:space="preserve"> to a picture of</w:delText>
        </w:r>
      </w:del>
      <w:ins w:id="14" w:author="Aaron Schill" w:date="2019-02-28T10:22:00Z">
        <w:r w:rsidR="009748B5">
          <w:rPr>
            <w:rFonts w:ascii="Arial" w:hAnsi="Arial" w:cs="Arial"/>
          </w:rPr>
          <w:t xml:space="preserve"> to determine</w:t>
        </w:r>
      </w:ins>
      <w:r>
        <w:rPr>
          <w:rFonts w:ascii="Arial" w:hAnsi="Arial" w:cs="Arial"/>
        </w:rPr>
        <w:t xml:space="preserve"> the likely </w:t>
      </w:r>
      <w:r w:rsidR="00E469A4">
        <w:rPr>
          <w:rFonts w:ascii="Arial" w:hAnsi="Arial" w:cs="Arial"/>
        </w:rPr>
        <w:t>distribution of development across counties.</w:t>
      </w:r>
    </w:p>
    <w:p w14:paraId="6C02FB10" w14:textId="77777777" w:rsidR="00B429F1" w:rsidRDefault="00B429F1" w:rsidP="0085355E">
      <w:r>
        <w:rPr>
          <w:noProof/>
        </w:rPr>
        <w:drawing>
          <wp:inline distT="0" distB="0" distL="0" distR="0" wp14:anchorId="1992B5C4" wp14:editId="2C53E18B">
            <wp:extent cx="5943600" cy="18230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823085"/>
                    </a:xfrm>
                    <a:prstGeom prst="rect">
                      <a:avLst/>
                    </a:prstGeom>
                  </pic:spPr>
                </pic:pic>
              </a:graphicData>
            </a:graphic>
          </wp:inline>
        </w:drawing>
      </w:r>
    </w:p>
    <w:p w14:paraId="49667C4A" w14:textId="77777777" w:rsidR="00B96E4F" w:rsidRDefault="00B96E4F" w:rsidP="00B61EEB">
      <w:pPr>
        <w:rPr>
          <w:rFonts w:ascii="Arial" w:hAnsi="Arial" w:cs="Arial"/>
        </w:rPr>
      </w:pPr>
      <w:r>
        <w:rPr>
          <w:rFonts w:ascii="Arial" w:hAnsi="Arial" w:cs="Arial"/>
        </w:rPr>
        <w:t>The likely future distribution of residents’ home and work locations is critical for understanding how traffic will flow throughout the region. These insights are used to inform and prioritize transportation infrastructure needs, looking out to a 30-year planning horizo</w:t>
      </w:r>
      <w:r w:rsidR="003705D3">
        <w:rPr>
          <w:rFonts w:ascii="Arial" w:hAnsi="Arial" w:cs="Arial"/>
        </w:rPr>
        <w:t>n.</w:t>
      </w:r>
    </w:p>
    <w:p w14:paraId="7BBAF6E0" w14:textId="38D58242" w:rsidR="00B96E4F" w:rsidRDefault="00B96E4F" w:rsidP="00B61EEB">
      <w:pPr>
        <w:rPr>
          <w:rFonts w:ascii="Arial" w:hAnsi="Arial" w:cs="Arial"/>
        </w:rPr>
      </w:pPr>
      <w:r>
        <w:rPr>
          <w:rFonts w:ascii="Arial" w:hAnsi="Arial" w:cs="Arial"/>
        </w:rPr>
        <w:t xml:space="preserve">Anticipating change 30 years into the future is an </w:t>
      </w:r>
      <w:r w:rsidR="00E8324C">
        <w:rPr>
          <w:rFonts w:ascii="Arial" w:hAnsi="Arial" w:cs="Arial"/>
        </w:rPr>
        <w:t>uncertain effort</w:t>
      </w:r>
      <w:r>
        <w:rPr>
          <w:rFonts w:ascii="Arial" w:hAnsi="Arial" w:cs="Arial"/>
        </w:rPr>
        <w:t xml:space="preserve">. </w:t>
      </w:r>
      <w:r w:rsidR="005F14CF">
        <w:rPr>
          <w:rFonts w:ascii="Arial" w:hAnsi="Arial" w:cs="Arial"/>
        </w:rPr>
        <w:t xml:space="preserve">There are macro-economic, environmental, geopolitical, and social factors that can have unanticipated impacts on how and where population changes will occur. </w:t>
      </w:r>
      <w:r w:rsidR="00941022">
        <w:rPr>
          <w:rFonts w:ascii="Arial" w:hAnsi="Arial" w:cs="Arial"/>
        </w:rPr>
        <w:t>MORPC employs</w:t>
      </w:r>
      <w:r w:rsidR="005F14CF">
        <w:rPr>
          <w:rFonts w:ascii="Arial" w:hAnsi="Arial" w:cs="Arial"/>
        </w:rPr>
        <w:t xml:space="preserve"> </w:t>
      </w:r>
      <w:r w:rsidR="0048301C">
        <w:rPr>
          <w:rFonts w:ascii="Arial" w:hAnsi="Arial" w:cs="Arial"/>
        </w:rPr>
        <w:t xml:space="preserve">multiple </w:t>
      </w:r>
      <w:r w:rsidR="005F14CF">
        <w:rPr>
          <w:rFonts w:ascii="Arial" w:hAnsi="Arial" w:cs="Arial"/>
        </w:rPr>
        <w:t>demographic methods</w:t>
      </w:r>
      <w:r w:rsidR="00E8324C">
        <w:rPr>
          <w:rFonts w:ascii="Arial" w:hAnsi="Arial" w:cs="Arial"/>
        </w:rPr>
        <w:t xml:space="preserve"> to develop a sound and reasonable forecast of growth.</w:t>
      </w:r>
      <w:r>
        <w:rPr>
          <w:rFonts w:ascii="Arial" w:hAnsi="Arial" w:cs="Arial"/>
        </w:rPr>
        <w:t xml:space="preserve"> </w:t>
      </w:r>
      <w:commentRangeStart w:id="15"/>
      <w:commentRangeStart w:id="16"/>
      <w:r w:rsidR="00E8324C">
        <w:rPr>
          <w:rFonts w:ascii="Arial" w:hAnsi="Arial" w:cs="Arial"/>
        </w:rPr>
        <w:t>T</w:t>
      </w:r>
      <w:r>
        <w:rPr>
          <w:rFonts w:ascii="Arial" w:hAnsi="Arial" w:cs="Arial"/>
        </w:rPr>
        <w:t xml:space="preserve">he </w:t>
      </w:r>
      <w:r w:rsidR="00941022">
        <w:rPr>
          <w:rFonts w:ascii="Arial" w:hAnsi="Arial" w:cs="Arial"/>
        </w:rPr>
        <w:t xml:space="preserve">core </w:t>
      </w:r>
      <w:r>
        <w:rPr>
          <w:rFonts w:ascii="Arial" w:hAnsi="Arial" w:cs="Arial"/>
        </w:rPr>
        <w:t xml:space="preserve">principle </w:t>
      </w:r>
      <w:del w:id="17" w:author="Liz Whelan" w:date="2019-02-28T11:54:00Z">
        <w:r w:rsidR="005F14CF" w:rsidDel="008728F4">
          <w:rPr>
            <w:rFonts w:ascii="Arial" w:hAnsi="Arial" w:cs="Arial"/>
          </w:rPr>
          <w:delText>of</w:delText>
        </w:r>
        <w:r w:rsidR="00E8324C" w:rsidDel="008728F4">
          <w:rPr>
            <w:rFonts w:ascii="Arial" w:hAnsi="Arial" w:cs="Arial"/>
          </w:rPr>
          <w:delText xml:space="preserve"> this set of methods </w:delText>
        </w:r>
      </w:del>
      <w:r w:rsidR="00E8324C">
        <w:rPr>
          <w:rFonts w:ascii="Arial" w:hAnsi="Arial" w:cs="Arial"/>
        </w:rPr>
        <w:t>is to</w:t>
      </w:r>
      <w:r w:rsidR="005F14CF">
        <w:rPr>
          <w:rFonts w:ascii="Arial" w:hAnsi="Arial" w:cs="Arial"/>
        </w:rPr>
        <w:t xml:space="preserve"> </w:t>
      </w:r>
      <w:r>
        <w:rPr>
          <w:rFonts w:ascii="Arial" w:hAnsi="Arial" w:cs="Arial"/>
        </w:rPr>
        <w:t xml:space="preserve">begin with </w:t>
      </w:r>
      <w:ins w:id="18" w:author="Liz Whelan" w:date="2019-02-28T11:52:00Z">
        <w:r w:rsidR="008728F4">
          <w:rPr>
            <w:rFonts w:ascii="Arial" w:hAnsi="Arial" w:cs="Arial"/>
          </w:rPr>
          <w:t xml:space="preserve">large </w:t>
        </w:r>
      </w:ins>
      <w:ins w:id="19" w:author="Liz Whelan" w:date="2019-02-28T11:53:00Z">
        <w:r w:rsidR="008728F4">
          <w:rPr>
            <w:rFonts w:ascii="Arial" w:hAnsi="Arial" w:cs="Arial"/>
          </w:rPr>
          <w:t>predictable projections and work our way down to more detailed less-predictable ones, thus minimizing the amount of uncertainty in our projection methods.</w:t>
        </w:r>
      </w:ins>
      <w:del w:id="20" w:author="Liz Whelan" w:date="2019-02-28T11:52:00Z">
        <w:r w:rsidDel="008728F4">
          <w:rPr>
            <w:rFonts w:ascii="Arial" w:hAnsi="Arial" w:cs="Arial"/>
          </w:rPr>
          <w:delText>the largest</w:delText>
        </w:r>
      </w:del>
      <w:del w:id="21" w:author="Liz Whelan" w:date="2019-02-28T11:53:00Z">
        <w:r w:rsidR="005F14CF" w:rsidDel="008728F4">
          <w:rPr>
            <w:rFonts w:ascii="Arial" w:hAnsi="Arial" w:cs="Arial"/>
          </w:rPr>
          <w:delText>, most reliably-predictable</w:delText>
        </w:r>
        <w:r w:rsidDel="008728F4">
          <w:rPr>
            <w:rFonts w:ascii="Arial" w:hAnsi="Arial" w:cs="Arial"/>
          </w:rPr>
          <w:delText xml:space="preserve"> scale</w:delText>
        </w:r>
        <w:r w:rsidR="00941022" w:rsidDel="008728F4">
          <w:rPr>
            <w:rFonts w:ascii="Arial" w:hAnsi="Arial" w:cs="Arial"/>
          </w:rPr>
          <w:delText xml:space="preserve">, </w:delText>
        </w:r>
        <w:r w:rsidR="00E8324C" w:rsidDel="008728F4">
          <w:rPr>
            <w:rFonts w:ascii="Arial" w:hAnsi="Arial" w:cs="Arial"/>
          </w:rPr>
          <w:delText>and use</w:delText>
        </w:r>
        <w:r w:rsidR="00941022" w:rsidDel="008728F4">
          <w:rPr>
            <w:rFonts w:ascii="Arial" w:hAnsi="Arial" w:cs="Arial"/>
          </w:rPr>
          <w:delText xml:space="preserve"> trends with clear patterns to model into the future</w:delText>
        </w:r>
        <w:r w:rsidR="00E8324C" w:rsidDel="008728F4">
          <w:rPr>
            <w:rFonts w:ascii="Arial" w:hAnsi="Arial" w:cs="Arial"/>
          </w:rPr>
          <w:delText>.</w:delText>
        </w:r>
      </w:del>
      <w:r w:rsidR="00941022">
        <w:rPr>
          <w:rFonts w:ascii="Arial" w:hAnsi="Arial" w:cs="Arial"/>
        </w:rPr>
        <w:t xml:space="preserve"> </w:t>
      </w:r>
      <w:commentRangeEnd w:id="15"/>
      <w:r w:rsidR="009748B5">
        <w:rPr>
          <w:rStyle w:val="CommentReference"/>
        </w:rPr>
        <w:commentReference w:id="15"/>
      </w:r>
      <w:commentRangeEnd w:id="16"/>
      <w:r w:rsidR="008728F4">
        <w:rPr>
          <w:rStyle w:val="CommentReference"/>
        </w:rPr>
        <w:commentReference w:id="16"/>
      </w:r>
    </w:p>
    <w:p w14:paraId="4E9DE0F7" w14:textId="77777777" w:rsidR="005775EF" w:rsidRDefault="005775EF" w:rsidP="0085355E">
      <w:pPr>
        <w:rPr>
          <w:rFonts w:ascii="Arial" w:hAnsi="Arial" w:cs="Arial"/>
        </w:rPr>
      </w:pPr>
      <w:r>
        <w:rPr>
          <w:rFonts w:ascii="Arial" w:hAnsi="Arial" w:cs="Arial"/>
        </w:rPr>
        <w:lastRenderedPageBreak/>
        <w:t>[MENTION ODSA PROJECTIONS?]</w:t>
      </w:r>
    </w:p>
    <w:p w14:paraId="19CC4BA9" w14:textId="77777777" w:rsidR="0032705D" w:rsidRPr="0032705D" w:rsidRDefault="0032705D" w:rsidP="0085355E">
      <w:pPr>
        <w:rPr>
          <w:rFonts w:ascii="Arial" w:hAnsi="Arial" w:cs="Arial"/>
        </w:rPr>
      </w:pPr>
      <w:r>
        <w:rPr>
          <w:rFonts w:ascii="Arial" w:hAnsi="Arial" w:cs="Arial"/>
        </w:rPr>
        <w:t xml:space="preserve">Following is a discussion </w:t>
      </w:r>
      <w:r w:rsidR="005775EF">
        <w:rPr>
          <w:rFonts w:ascii="Arial" w:hAnsi="Arial" w:cs="Arial"/>
        </w:rPr>
        <w:t xml:space="preserve">of the data sources, analytical approaches, and assumptions underlying each of the seven </w:t>
      </w:r>
      <w:del w:id="22" w:author="Aaron Schill" w:date="2019-02-27T15:12:00Z">
        <w:r w:rsidR="005F14CF" w:rsidDel="001F2EE7">
          <w:rPr>
            <w:rFonts w:ascii="Arial" w:hAnsi="Arial" w:cs="Arial"/>
          </w:rPr>
          <w:delText>categories</w:delText>
        </w:r>
        <w:r w:rsidR="005775EF" w:rsidDel="001F2EE7">
          <w:rPr>
            <w:rFonts w:ascii="Arial" w:hAnsi="Arial" w:cs="Arial"/>
          </w:rPr>
          <w:delText xml:space="preserve"> </w:delText>
        </w:r>
      </w:del>
      <w:ins w:id="23" w:author="Aaron Schill" w:date="2019-02-27T15:12:00Z">
        <w:r w:rsidR="001F2EE7">
          <w:rPr>
            <w:rFonts w:ascii="Arial" w:hAnsi="Arial" w:cs="Arial"/>
          </w:rPr>
          <w:t xml:space="preserve">stages </w:t>
        </w:r>
      </w:ins>
      <w:del w:id="24" w:author="Aaron Schill" w:date="2019-02-27T15:12:00Z">
        <w:r w:rsidR="005775EF" w:rsidDel="001F2EE7">
          <w:rPr>
            <w:rFonts w:ascii="Arial" w:hAnsi="Arial" w:cs="Arial"/>
          </w:rPr>
          <w:delText xml:space="preserve">of </w:delText>
        </w:r>
      </w:del>
      <w:ins w:id="25" w:author="Aaron Schill" w:date="2019-02-27T15:12:00Z">
        <w:r w:rsidR="001F2EE7">
          <w:rPr>
            <w:rFonts w:ascii="Arial" w:hAnsi="Arial" w:cs="Arial"/>
          </w:rPr>
          <w:t xml:space="preserve">in developing </w:t>
        </w:r>
      </w:ins>
      <w:r w:rsidR="005775EF">
        <w:rPr>
          <w:rFonts w:ascii="Arial" w:hAnsi="Arial" w:cs="Arial"/>
        </w:rPr>
        <w:t xml:space="preserve">county </w:t>
      </w:r>
      <w:del w:id="26" w:author="Aaron Schill" w:date="2019-02-27T15:12:00Z">
        <w:r w:rsidR="005775EF" w:rsidDel="001F2EE7">
          <w:rPr>
            <w:rFonts w:ascii="Arial" w:hAnsi="Arial" w:cs="Arial"/>
          </w:rPr>
          <w:delText>projections</w:delText>
        </w:r>
      </w:del>
      <w:ins w:id="27" w:author="Aaron Schill" w:date="2019-02-27T15:12:00Z">
        <w:r w:rsidR="001F2EE7">
          <w:rPr>
            <w:rFonts w:ascii="Arial" w:hAnsi="Arial" w:cs="Arial"/>
          </w:rPr>
          <w:t>control totals</w:t>
        </w:r>
      </w:ins>
      <w:r w:rsidR="005775EF">
        <w:rPr>
          <w:rFonts w:ascii="Arial" w:hAnsi="Arial" w:cs="Arial"/>
        </w:rPr>
        <w:t>.</w:t>
      </w:r>
    </w:p>
    <w:p w14:paraId="4D7F4366" w14:textId="77777777" w:rsidR="00D41F2C" w:rsidRDefault="00F471B0" w:rsidP="00F471B0">
      <w:pPr>
        <w:pStyle w:val="ListParagraph"/>
        <w:numPr>
          <w:ilvl w:val="0"/>
          <w:numId w:val="1"/>
        </w:numPr>
        <w:rPr>
          <w:rFonts w:ascii="Arial" w:hAnsi="Arial" w:cs="Arial"/>
          <w:b/>
        </w:rPr>
      </w:pPr>
      <w:r>
        <w:rPr>
          <w:rFonts w:ascii="Arial" w:hAnsi="Arial" w:cs="Arial"/>
          <w:b/>
        </w:rPr>
        <w:t>Population Projections</w:t>
      </w:r>
    </w:p>
    <w:p w14:paraId="264971F4" w14:textId="77777777" w:rsidR="00F630C4" w:rsidRDefault="00F471B0" w:rsidP="004B0F8F">
      <w:pPr>
        <w:ind w:left="360"/>
        <w:rPr>
          <w:rFonts w:ascii="Arial" w:hAnsi="Arial" w:cs="Arial"/>
        </w:rPr>
      </w:pPr>
      <w:r>
        <w:rPr>
          <w:rFonts w:ascii="Arial" w:hAnsi="Arial" w:cs="Arial"/>
        </w:rPr>
        <w:t>Population projections were developed for the total population</w:t>
      </w:r>
      <w:r w:rsidR="002F742E">
        <w:rPr>
          <w:rFonts w:ascii="Arial" w:hAnsi="Arial" w:cs="Arial"/>
        </w:rPr>
        <w:t xml:space="preserve"> </w:t>
      </w:r>
      <w:r>
        <w:rPr>
          <w:rFonts w:ascii="Arial" w:hAnsi="Arial" w:cs="Arial"/>
        </w:rPr>
        <w:t>in each of the 15 counties in MORPC’s area of interest. A statistical model</w:t>
      </w:r>
      <w:r>
        <w:rPr>
          <w:rStyle w:val="FootnoteReference"/>
          <w:rFonts w:ascii="Arial" w:hAnsi="Arial" w:cs="Arial"/>
        </w:rPr>
        <w:footnoteReference w:id="1"/>
      </w:r>
      <w:r>
        <w:rPr>
          <w:rFonts w:ascii="Arial" w:hAnsi="Arial" w:cs="Arial"/>
        </w:rPr>
        <w:t xml:space="preserve"> was fitted to the historic trend in population growth</w:t>
      </w:r>
      <w:r>
        <w:rPr>
          <w:rStyle w:val="FootnoteReference"/>
          <w:rFonts w:ascii="Arial" w:hAnsi="Arial" w:cs="Arial"/>
        </w:rPr>
        <w:footnoteReference w:id="2"/>
      </w:r>
      <w:r>
        <w:rPr>
          <w:rFonts w:ascii="Arial" w:hAnsi="Arial" w:cs="Arial"/>
        </w:rPr>
        <w:t xml:space="preserve"> for each of the 15 counties from 1980 - 2017. </w:t>
      </w:r>
      <w:r w:rsidR="009C1CEC">
        <w:rPr>
          <w:rFonts w:ascii="Arial" w:hAnsi="Arial" w:cs="Arial"/>
        </w:rPr>
        <w:t>The model was fitted</w:t>
      </w:r>
      <w:r w:rsidR="00E8324C">
        <w:rPr>
          <w:rStyle w:val="FootnoteReference"/>
          <w:rFonts w:ascii="Arial" w:hAnsi="Arial" w:cs="Arial"/>
        </w:rPr>
        <w:footnoteReference w:id="3"/>
      </w:r>
      <w:r w:rsidR="009C1CEC">
        <w:rPr>
          <w:rFonts w:ascii="Arial" w:hAnsi="Arial" w:cs="Arial"/>
        </w:rPr>
        <w:t xml:space="preserve"> to account for the cyclical nature of population growth in the observed data—each county has periods </w:t>
      </w:r>
      <w:r w:rsidR="00EE0F99">
        <w:rPr>
          <w:rFonts w:ascii="Arial" w:hAnsi="Arial" w:cs="Arial"/>
        </w:rPr>
        <w:t>(</w:t>
      </w:r>
      <w:r w:rsidR="009C1CEC">
        <w:rPr>
          <w:rFonts w:ascii="Arial" w:hAnsi="Arial" w:cs="Arial"/>
        </w:rPr>
        <w:t>of varying length</w:t>
      </w:r>
      <w:r w:rsidR="00EE0F99">
        <w:rPr>
          <w:rFonts w:ascii="Arial" w:hAnsi="Arial" w:cs="Arial"/>
        </w:rPr>
        <w:t>)</w:t>
      </w:r>
      <w:r w:rsidR="009C1CEC">
        <w:rPr>
          <w:rFonts w:ascii="Arial" w:hAnsi="Arial" w:cs="Arial"/>
        </w:rPr>
        <w:t xml:space="preserve"> of faster growth followed by slower growth, and so on. </w:t>
      </w:r>
      <w:r w:rsidR="00F630C4">
        <w:rPr>
          <w:rFonts w:ascii="Arial" w:hAnsi="Arial" w:cs="Arial"/>
        </w:rPr>
        <w:t>At the county level, this is</w:t>
      </w:r>
      <w:r w:rsidR="00BD6CB5">
        <w:rPr>
          <w:rFonts w:ascii="Arial" w:hAnsi="Arial" w:cs="Arial"/>
        </w:rPr>
        <w:t xml:space="preserve"> largely</w:t>
      </w:r>
      <w:r w:rsidR="00F630C4">
        <w:rPr>
          <w:rFonts w:ascii="Arial" w:hAnsi="Arial" w:cs="Arial"/>
        </w:rPr>
        <w:t xml:space="preserve"> attributable to changes in development patterns and preferences, </w:t>
      </w:r>
      <w:r w:rsidR="004932F0">
        <w:rPr>
          <w:rFonts w:ascii="Arial" w:hAnsi="Arial" w:cs="Arial"/>
        </w:rPr>
        <w:t>driven by</w:t>
      </w:r>
      <w:r w:rsidR="00F630C4">
        <w:rPr>
          <w:rFonts w:ascii="Arial" w:hAnsi="Arial" w:cs="Arial"/>
        </w:rPr>
        <w:t xml:space="preserve"> </w:t>
      </w:r>
      <w:r w:rsidR="002F742E">
        <w:rPr>
          <w:rFonts w:ascii="Arial" w:hAnsi="Arial" w:cs="Arial"/>
        </w:rPr>
        <w:t>the</w:t>
      </w:r>
      <w:r w:rsidR="00F630C4">
        <w:rPr>
          <w:rFonts w:ascii="Arial" w:hAnsi="Arial" w:cs="Arial"/>
        </w:rPr>
        <w:t xml:space="preserve"> regional social and economic factors</w:t>
      </w:r>
      <w:r w:rsidR="002F742E">
        <w:rPr>
          <w:rFonts w:ascii="Arial" w:hAnsi="Arial" w:cs="Arial"/>
        </w:rPr>
        <w:t xml:space="preserve"> that</w:t>
      </w:r>
      <w:r w:rsidR="00F630C4">
        <w:rPr>
          <w:rFonts w:ascii="Arial" w:hAnsi="Arial" w:cs="Arial"/>
        </w:rPr>
        <w:t xml:space="preserve"> influence county-to-county migration patterns</w:t>
      </w:r>
      <w:r w:rsidR="00A77001">
        <w:rPr>
          <w:rFonts w:ascii="Arial" w:hAnsi="Arial" w:cs="Arial"/>
        </w:rPr>
        <w:t xml:space="preserve"> over time</w:t>
      </w:r>
      <w:r w:rsidR="00F630C4">
        <w:rPr>
          <w:rFonts w:ascii="Arial" w:hAnsi="Arial" w:cs="Arial"/>
        </w:rPr>
        <w:t>.</w:t>
      </w:r>
    </w:p>
    <w:p w14:paraId="6AA56592" w14:textId="048F3CAA" w:rsidR="00F630C4" w:rsidRDefault="00F630C4" w:rsidP="004B0F8F">
      <w:pPr>
        <w:ind w:left="360"/>
        <w:rPr>
          <w:rFonts w:ascii="Arial" w:hAnsi="Arial" w:cs="Arial"/>
        </w:rPr>
      </w:pPr>
      <w:r>
        <w:rPr>
          <w:rFonts w:ascii="Arial" w:hAnsi="Arial" w:cs="Arial"/>
        </w:rPr>
        <w:t xml:space="preserve">The statistical forecasting model accounts for fluctuations in the historic trend, and </w:t>
      </w:r>
      <w:del w:id="28" w:author="Liz Whelan" w:date="2019-02-28T13:12:00Z">
        <w:r w:rsidDel="00BE1E16">
          <w:rPr>
            <w:rFonts w:ascii="Arial" w:hAnsi="Arial" w:cs="Arial"/>
          </w:rPr>
          <w:delText xml:space="preserve">mathematically </w:delText>
        </w:r>
      </w:del>
      <w:ins w:id="29" w:author="Liz Whelan" w:date="2019-02-28T13:12:00Z">
        <w:r w:rsidR="00BE1E16">
          <w:rPr>
            <w:rFonts w:ascii="Arial" w:hAnsi="Arial" w:cs="Arial"/>
          </w:rPr>
          <w:t xml:space="preserve"> </w:t>
        </w:r>
      </w:ins>
      <w:del w:id="30" w:author="Liz Whelan" w:date="2019-02-28T13:12:00Z">
        <w:r w:rsidDel="00513977">
          <w:rPr>
            <w:rFonts w:ascii="Arial" w:hAnsi="Arial" w:cs="Arial"/>
          </w:rPr>
          <w:delText>predicts the most-likely</w:delText>
        </w:r>
      </w:del>
      <w:ins w:id="31" w:author="Liz Whelan" w:date="2019-02-28T13:12:00Z">
        <w:r w:rsidR="00513977">
          <w:rPr>
            <w:rFonts w:ascii="Arial" w:hAnsi="Arial" w:cs="Arial"/>
          </w:rPr>
          <w:t>calculates an estimated</w:t>
        </w:r>
      </w:ins>
      <w:r>
        <w:rPr>
          <w:rFonts w:ascii="Arial" w:hAnsi="Arial" w:cs="Arial"/>
        </w:rPr>
        <w:t xml:space="preserve"> future growth trend. The model also calculates uncertainty in the future using what is called a </w:t>
      </w:r>
      <w:r>
        <w:rPr>
          <w:rFonts w:ascii="Arial" w:hAnsi="Arial" w:cs="Arial"/>
          <w:i/>
        </w:rPr>
        <w:t>prediction interval</w:t>
      </w:r>
      <w:r>
        <w:rPr>
          <w:rFonts w:ascii="Arial" w:hAnsi="Arial" w:cs="Arial"/>
        </w:rPr>
        <w:t>. The range of the prediction interval gets wider the further out in time we predict</w:t>
      </w:r>
      <w:r w:rsidR="004932F0">
        <w:rPr>
          <w:rFonts w:ascii="Arial" w:hAnsi="Arial" w:cs="Arial"/>
        </w:rPr>
        <w:t xml:space="preserve">. Meaning, </w:t>
      </w:r>
      <w:r w:rsidR="000A388C">
        <w:rPr>
          <w:rFonts w:ascii="Arial" w:hAnsi="Arial" w:cs="Arial"/>
        </w:rPr>
        <w:t xml:space="preserve">we can give a more precise prediction of </w:t>
      </w:r>
      <w:r w:rsidR="00A77001">
        <w:rPr>
          <w:rFonts w:ascii="Arial" w:hAnsi="Arial" w:cs="Arial"/>
        </w:rPr>
        <w:t xml:space="preserve">the future trajectory </w:t>
      </w:r>
      <w:r w:rsidR="000A388C">
        <w:rPr>
          <w:rFonts w:ascii="Arial" w:hAnsi="Arial" w:cs="Arial"/>
        </w:rPr>
        <w:t>in the next couple of years</w:t>
      </w:r>
      <w:r w:rsidR="008206EF">
        <w:rPr>
          <w:rFonts w:ascii="Arial" w:hAnsi="Arial" w:cs="Arial"/>
        </w:rPr>
        <w:t xml:space="preserve"> versus</w:t>
      </w:r>
      <w:r w:rsidR="000A388C">
        <w:rPr>
          <w:rFonts w:ascii="Arial" w:hAnsi="Arial" w:cs="Arial"/>
        </w:rPr>
        <w:t xml:space="preserve"> the next couple of decades.</w:t>
      </w:r>
      <w:r w:rsidR="00BB7B61">
        <w:rPr>
          <w:rFonts w:ascii="Arial" w:hAnsi="Arial" w:cs="Arial"/>
        </w:rPr>
        <w:t xml:space="preserve"> </w:t>
      </w:r>
    </w:p>
    <w:p w14:paraId="6ECC212E" w14:textId="47244E0D" w:rsidR="00BE1E16" w:rsidRDefault="00BB7B61" w:rsidP="004B0F8F">
      <w:pPr>
        <w:ind w:left="360"/>
        <w:rPr>
          <w:ins w:id="32" w:author="Liz Whelan" w:date="2019-02-28T13:17:00Z"/>
          <w:rFonts w:ascii="Arial" w:hAnsi="Arial" w:cs="Arial"/>
        </w:rPr>
      </w:pPr>
      <w:r>
        <w:rPr>
          <w:rFonts w:ascii="Arial" w:hAnsi="Arial" w:cs="Arial"/>
        </w:rPr>
        <w:t>MORPC reports population growth forecasts a</w:t>
      </w:r>
      <w:r w:rsidR="004932F0">
        <w:rPr>
          <w:rFonts w:ascii="Arial" w:hAnsi="Arial" w:cs="Arial"/>
        </w:rPr>
        <w:t>t</w:t>
      </w:r>
      <w:r>
        <w:rPr>
          <w:rFonts w:ascii="Arial" w:hAnsi="Arial" w:cs="Arial"/>
        </w:rPr>
        <w:t xml:space="preserve"> an 80% prediction interval—</w:t>
      </w:r>
      <w:r w:rsidR="008206EF">
        <w:rPr>
          <w:rFonts w:ascii="Arial" w:hAnsi="Arial" w:cs="Arial"/>
        </w:rPr>
        <w:t>we</w:t>
      </w:r>
      <w:r>
        <w:rPr>
          <w:rFonts w:ascii="Arial" w:hAnsi="Arial" w:cs="Arial"/>
        </w:rPr>
        <w:t xml:space="preserve"> can be 80% certain that at a given point in time the population will be </w:t>
      </w:r>
      <w:del w:id="33" w:author="Aaron Schill" w:date="2019-02-28T17:12:00Z">
        <w:r w:rsidR="00BD6CB5" w:rsidDel="00B05074">
          <w:rPr>
            <w:rFonts w:ascii="Arial" w:hAnsi="Arial" w:cs="Arial"/>
          </w:rPr>
          <w:delText xml:space="preserve">somewhere </w:delText>
        </w:r>
        <w:r w:rsidDel="00B05074">
          <w:rPr>
            <w:rFonts w:ascii="Arial" w:hAnsi="Arial" w:cs="Arial"/>
          </w:rPr>
          <w:delText>between</w:delText>
        </w:r>
      </w:del>
      <w:ins w:id="34" w:author="Aaron Schill" w:date="2019-02-28T17:12:00Z">
        <w:r w:rsidR="00B05074">
          <w:rPr>
            <w:rFonts w:ascii="Arial" w:hAnsi="Arial" w:cs="Arial"/>
          </w:rPr>
          <w:t>fall within</w:t>
        </w:r>
      </w:ins>
      <w:r>
        <w:rPr>
          <w:rFonts w:ascii="Arial" w:hAnsi="Arial" w:cs="Arial"/>
        </w:rPr>
        <w:t xml:space="preserve"> the high and low point</w:t>
      </w:r>
      <w:ins w:id="35" w:author="Aaron Schill" w:date="2019-02-28T17:12:00Z">
        <w:r w:rsidR="00B05074">
          <w:rPr>
            <w:rFonts w:ascii="Arial" w:hAnsi="Arial" w:cs="Arial"/>
          </w:rPr>
          <w:t>s</w:t>
        </w:r>
      </w:ins>
      <w:r>
        <w:rPr>
          <w:rFonts w:ascii="Arial" w:hAnsi="Arial" w:cs="Arial"/>
        </w:rPr>
        <w:t xml:space="preserve"> of the range</w:t>
      </w:r>
      <w:del w:id="36" w:author="Aaron Schill" w:date="2019-02-28T17:12:00Z">
        <w:r w:rsidDel="00B05074">
          <w:rPr>
            <w:rFonts w:ascii="Arial" w:hAnsi="Arial" w:cs="Arial"/>
          </w:rPr>
          <w:delText xml:space="preserve">. </w:delText>
        </w:r>
      </w:del>
      <w:ins w:id="37" w:author="Aaron Schill" w:date="2019-02-28T17:12:00Z">
        <w:r w:rsidR="00B05074">
          <w:rPr>
            <w:rFonts w:ascii="Arial" w:hAnsi="Arial" w:cs="Arial"/>
          </w:rPr>
          <w:t>;</w:t>
        </w:r>
        <w:r w:rsidR="00B05074">
          <w:rPr>
            <w:rFonts w:ascii="Arial" w:hAnsi="Arial" w:cs="Arial"/>
          </w:rPr>
          <w:t xml:space="preserve"> </w:t>
        </w:r>
      </w:ins>
      <w:ins w:id="38" w:author="Liz Whelan" w:date="2019-02-28T13:16:00Z">
        <w:del w:id="39" w:author="Aaron Schill" w:date="2019-02-28T17:12:00Z">
          <w:r w:rsidR="00BE1E16" w:rsidDel="00B05074">
            <w:rPr>
              <w:rFonts w:ascii="Arial" w:hAnsi="Arial" w:cs="Arial"/>
            </w:rPr>
            <w:delText>F</w:delText>
          </w:r>
        </w:del>
      </w:ins>
      <w:ins w:id="40" w:author="Aaron Schill" w:date="2019-02-28T17:12:00Z">
        <w:r w:rsidR="00B05074">
          <w:rPr>
            <w:rFonts w:ascii="Arial" w:hAnsi="Arial" w:cs="Arial"/>
          </w:rPr>
          <w:t>f</w:t>
        </w:r>
      </w:ins>
      <w:ins w:id="41" w:author="Liz Whelan" w:date="2019-02-28T13:16:00Z">
        <w:r w:rsidR="00BE1E16">
          <w:rPr>
            <w:rFonts w:ascii="Arial" w:hAnsi="Arial" w:cs="Arial"/>
          </w:rPr>
          <w:t>or modeling and planning purposes, we use the median forecast</w:t>
        </w:r>
      </w:ins>
      <w:ins w:id="42" w:author="Aaron Schill" w:date="2019-02-28T17:12:00Z">
        <w:r w:rsidR="00B05074">
          <w:rPr>
            <w:rFonts w:ascii="Arial" w:hAnsi="Arial" w:cs="Arial"/>
          </w:rPr>
          <w:t xml:space="preserve"> within the range</w:t>
        </w:r>
      </w:ins>
      <w:ins w:id="43" w:author="Liz Whelan" w:date="2019-02-28T13:16:00Z">
        <w:r w:rsidR="00BE1E16">
          <w:rPr>
            <w:rFonts w:ascii="Arial" w:hAnsi="Arial" w:cs="Arial"/>
          </w:rPr>
          <w:t xml:space="preserve">. </w:t>
        </w:r>
        <w:del w:id="44" w:author="Aaron Schill" w:date="2019-02-28T17:12:00Z">
          <w:r w:rsidR="00BE1E16" w:rsidDel="00B05074">
            <w:rPr>
              <w:rFonts w:ascii="Arial" w:hAnsi="Arial" w:cs="Arial"/>
            </w:rPr>
            <w:delText xml:space="preserve">Because the future is uncertain, the median forecast estimate is in no way guaranteed, but is considered a best guess of how growth will occur. </w:delText>
          </w:r>
        </w:del>
      </w:ins>
    </w:p>
    <w:p w14:paraId="66367A43" w14:textId="2821C6DE" w:rsidR="00A77001" w:rsidRPr="00BE1E16" w:rsidRDefault="000C4857" w:rsidP="004B0F8F">
      <w:pPr>
        <w:ind w:left="360"/>
        <w:rPr>
          <w:rFonts w:ascii="Arial" w:hAnsi="Arial" w:cs="Arial"/>
          <w:strike/>
          <w:rPrChange w:id="45" w:author="Liz Whelan" w:date="2019-02-28T13:17:00Z">
            <w:rPr>
              <w:rFonts w:ascii="Arial" w:hAnsi="Arial" w:cs="Arial"/>
            </w:rPr>
          </w:rPrChange>
        </w:rPr>
      </w:pPr>
      <w:r w:rsidRPr="00BE1E16">
        <w:rPr>
          <w:rFonts w:ascii="Arial" w:hAnsi="Arial" w:cs="Arial"/>
          <w:strike/>
          <w:rPrChange w:id="46" w:author="Liz Whelan" w:date="2019-02-28T13:17:00Z">
            <w:rPr>
              <w:rFonts w:ascii="Arial" w:hAnsi="Arial" w:cs="Arial"/>
            </w:rPr>
          </w:rPrChange>
        </w:rPr>
        <w:t xml:space="preserve">For modeling and planning purposes, we </w:t>
      </w:r>
      <w:r w:rsidR="002F742E" w:rsidRPr="00BE1E16">
        <w:rPr>
          <w:rFonts w:ascii="Arial" w:hAnsi="Arial" w:cs="Arial"/>
          <w:strike/>
          <w:rPrChange w:id="47" w:author="Liz Whelan" w:date="2019-02-28T13:17:00Z">
            <w:rPr>
              <w:rFonts w:ascii="Arial" w:hAnsi="Arial" w:cs="Arial"/>
            </w:rPr>
          </w:rPrChange>
        </w:rPr>
        <w:t>use</w:t>
      </w:r>
      <w:r w:rsidRPr="00BE1E16">
        <w:rPr>
          <w:rFonts w:ascii="Arial" w:hAnsi="Arial" w:cs="Arial"/>
          <w:strike/>
          <w:rPrChange w:id="48" w:author="Liz Whelan" w:date="2019-02-28T13:17:00Z">
            <w:rPr>
              <w:rFonts w:ascii="Arial" w:hAnsi="Arial" w:cs="Arial"/>
            </w:rPr>
          </w:rPrChange>
        </w:rPr>
        <w:t xml:space="preserve"> the median forecast as the </w:t>
      </w:r>
      <w:commentRangeStart w:id="49"/>
      <w:commentRangeStart w:id="50"/>
      <w:r w:rsidRPr="00BE1E16">
        <w:rPr>
          <w:rFonts w:ascii="Arial" w:hAnsi="Arial" w:cs="Arial"/>
          <w:strike/>
          <w:rPrChange w:id="51" w:author="Liz Whelan" w:date="2019-02-28T13:17:00Z">
            <w:rPr>
              <w:rFonts w:ascii="Arial" w:hAnsi="Arial" w:cs="Arial"/>
            </w:rPr>
          </w:rPrChange>
        </w:rPr>
        <w:t>most-likely scenario</w:t>
      </w:r>
      <w:commentRangeEnd w:id="49"/>
      <w:r w:rsidR="00A60C5A" w:rsidRPr="00BE1E16">
        <w:rPr>
          <w:rStyle w:val="CommentReference"/>
          <w:strike/>
          <w:rPrChange w:id="52" w:author="Liz Whelan" w:date="2019-02-28T13:17:00Z">
            <w:rPr>
              <w:rStyle w:val="CommentReference"/>
            </w:rPr>
          </w:rPrChange>
        </w:rPr>
        <w:commentReference w:id="49"/>
      </w:r>
      <w:commentRangeEnd w:id="50"/>
      <w:r w:rsidR="00BE1E16">
        <w:rPr>
          <w:rStyle w:val="CommentReference"/>
        </w:rPr>
        <w:commentReference w:id="50"/>
      </w:r>
      <w:r w:rsidRPr="00BE1E16">
        <w:rPr>
          <w:rFonts w:ascii="Arial" w:hAnsi="Arial" w:cs="Arial"/>
          <w:strike/>
          <w:rPrChange w:id="53" w:author="Liz Whelan" w:date="2019-02-28T13:17:00Z">
            <w:rPr>
              <w:rFonts w:ascii="Arial" w:hAnsi="Arial" w:cs="Arial"/>
            </w:rPr>
          </w:rPrChange>
        </w:rPr>
        <w:t xml:space="preserve"> we can anticipate.</w:t>
      </w:r>
    </w:p>
    <w:p w14:paraId="52FD4F94" w14:textId="77777777" w:rsidR="00CB35B9" w:rsidRDefault="00CB35B9" w:rsidP="004B0F8F">
      <w:pPr>
        <w:ind w:left="360"/>
        <w:rPr>
          <w:rFonts w:ascii="Arial" w:hAnsi="Arial" w:cs="Arial"/>
          <w:b/>
          <w:i/>
        </w:rPr>
      </w:pPr>
      <w:r>
        <w:rPr>
          <w:rFonts w:ascii="Arial" w:hAnsi="Arial" w:cs="Arial"/>
          <w:b/>
          <w:i/>
        </w:rPr>
        <w:t>Methodology Notes</w:t>
      </w:r>
    </w:p>
    <w:p w14:paraId="5AE2C88A" w14:textId="77777777" w:rsidR="00CB35B9" w:rsidRPr="00CB35B9" w:rsidRDefault="00CB35B9" w:rsidP="004B0F8F">
      <w:pPr>
        <w:ind w:left="360"/>
        <w:rPr>
          <w:rFonts w:ascii="Arial" w:hAnsi="Arial" w:cs="Arial"/>
        </w:rPr>
      </w:pPr>
      <w:commentRangeStart w:id="54"/>
      <w:r>
        <w:rPr>
          <w:rFonts w:ascii="Arial" w:hAnsi="Arial" w:cs="Arial"/>
        </w:rPr>
        <w:t>[Discuss how this part captures the d</w:t>
      </w:r>
      <w:r w:rsidR="00F67156">
        <w:rPr>
          <w:rFonts w:ascii="Arial" w:hAnsi="Arial" w:cs="Arial"/>
        </w:rPr>
        <w:t>ynamic uncertainty of growth, and let’s us keep other factors fixed into the future?]</w:t>
      </w:r>
      <w:commentRangeEnd w:id="54"/>
      <w:r w:rsidR="00A60C5A">
        <w:rPr>
          <w:rStyle w:val="CommentReference"/>
        </w:rPr>
        <w:commentReference w:id="54"/>
      </w:r>
    </w:p>
    <w:p w14:paraId="493445ED" w14:textId="77777777" w:rsidR="00537782" w:rsidRPr="00EB6A92" w:rsidRDefault="004B0F8F" w:rsidP="005F2156">
      <w:pPr>
        <w:pStyle w:val="ListParagraph"/>
        <w:numPr>
          <w:ilvl w:val="0"/>
          <w:numId w:val="1"/>
        </w:numPr>
        <w:rPr>
          <w:rFonts w:ascii="Arial" w:hAnsi="Arial" w:cs="Arial"/>
        </w:rPr>
      </w:pPr>
      <w:r>
        <w:rPr>
          <w:rFonts w:ascii="Arial" w:hAnsi="Arial" w:cs="Arial"/>
          <w:b/>
        </w:rPr>
        <w:t>Population by Age</w:t>
      </w:r>
    </w:p>
    <w:p w14:paraId="756B6F3C" w14:textId="77777777" w:rsidR="00BD6CB5" w:rsidRDefault="00BD6CB5" w:rsidP="005F2156">
      <w:pPr>
        <w:ind w:left="360"/>
        <w:rPr>
          <w:rFonts w:ascii="Arial" w:hAnsi="Arial" w:cs="Arial"/>
        </w:rPr>
      </w:pPr>
      <w:r>
        <w:rPr>
          <w:rFonts w:ascii="Arial" w:hAnsi="Arial" w:cs="Arial"/>
        </w:rPr>
        <w:t>A prediction of the future population by age i</w:t>
      </w:r>
      <w:r w:rsidR="004932F0">
        <w:rPr>
          <w:rFonts w:ascii="Arial" w:hAnsi="Arial" w:cs="Arial"/>
        </w:rPr>
        <w:t>s</w:t>
      </w:r>
      <w:r>
        <w:rPr>
          <w:rFonts w:ascii="Arial" w:hAnsi="Arial" w:cs="Arial"/>
        </w:rPr>
        <w:t xml:space="preserve"> a critical step leading to both household and job projections</w:t>
      </w:r>
      <w:r w:rsidR="004932F0">
        <w:rPr>
          <w:rFonts w:ascii="Arial" w:hAnsi="Arial" w:cs="Arial"/>
        </w:rPr>
        <w:t>—</w:t>
      </w:r>
      <w:r>
        <w:rPr>
          <w:rFonts w:ascii="Arial" w:hAnsi="Arial" w:cs="Arial"/>
        </w:rPr>
        <w:t>the two growth control totals used in MORPC’s land use forecasts.</w:t>
      </w:r>
    </w:p>
    <w:p w14:paraId="35973E58" w14:textId="77AF7FAB" w:rsidR="00EB6A92" w:rsidRDefault="00EB6A92" w:rsidP="005F2156">
      <w:pPr>
        <w:ind w:left="360"/>
        <w:rPr>
          <w:rFonts w:ascii="Arial" w:hAnsi="Arial" w:cs="Arial"/>
        </w:rPr>
      </w:pPr>
      <w:r>
        <w:rPr>
          <w:rFonts w:ascii="Arial" w:hAnsi="Arial" w:cs="Arial"/>
        </w:rPr>
        <w:t xml:space="preserve">The median population forecasts </w:t>
      </w:r>
      <w:r w:rsidR="002F742E">
        <w:rPr>
          <w:rFonts w:ascii="Arial" w:hAnsi="Arial" w:cs="Arial"/>
        </w:rPr>
        <w:t xml:space="preserve">are </w:t>
      </w:r>
      <w:r>
        <w:rPr>
          <w:rFonts w:ascii="Arial" w:hAnsi="Arial" w:cs="Arial"/>
        </w:rPr>
        <w:t>broken down into future population</w:t>
      </w:r>
      <w:r w:rsidR="00847992">
        <w:rPr>
          <w:rFonts w:ascii="Arial" w:hAnsi="Arial" w:cs="Arial"/>
        </w:rPr>
        <w:t xml:space="preserve"> </w:t>
      </w:r>
      <w:r w:rsidR="002F742E">
        <w:rPr>
          <w:rFonts w:ascii="Arial" w:hAnsi="Arial" w:cs="Arial"/>
        </w:rPr>
        <w:t>within</w:t>
      </w:r>
      <w:r w:rsidR="00847992">
        <w:rPr>
          <w:rFonts w:ascii="Arial" w:hAnsi="Arial" w:cs="Arial"/>
        </w:rPr>
        <w:t xml:space="preserve"> each county</w:t>
      </w:r>
      <w:r>
        <w:rPr>
          <w:rFonts w:ascii="Arial" w:hAnsi="Arial" w:cs="Arial"/>
        </w:rPr>
        <w:t xml:space="preserve"> </w:t>
      </w:r>
      <w:r w:rsidR="00BD6CB5">
        <w:rPr>
          <w:rFonts w:ascii="Arial" w:hAnsi="Arial" w:cs="Arial"/>
        </w:rPr>
        <w:t>by</w:t>
      </w:r>
      <w:r>
        <w:rPr>
          <w:rFonts w:ascii="Arial" w:hAnsi="Arial" w:cs="Arial"/>
        </w:rPr>
        <w:t xml:space="preserve"> 5-year age </w:t>
      </w:r>
      <w:del w:id="55" w:author="Aaron Schill" w:date="2019-02-27T15:40:00Z">
        <w:r w:rsidDel="00B92C32">
          <w:rPr>
            <w:rFonts w:ascii="Arial" w:hAnsi="Arial" w:cs="Arial"/>
          </w:rPr>
          <w:delText>ca</w:delText>
        </w:r>
        <w:r w:rsidR="004A4DD6" w:rsidDel="00B92C32">
          <w:rPr>
            <w:rFonts w:ascii="Arial" w:hAnsi="Arial" w:cs="Arial"/>
          </w:rPr>
          <w:delText xml:space="preserve">tegories </w:delText>
        </w:r>
      </w:del>
      <w:ins w:id="56" w:author="Aaron Schill" w:date="2019-02-27T15:40:00Z">
        <w:r w:rsidR="00B92C32">
          <w:rPr>
            <w:rFonts w:ascii="Arial" w:hAnsi="Arial" w:cs="Arial"/>
          </w:rPr>
          <w:t xml:space="preserve">cohorts </w:t>
        </w:r>
      </w:ins>
      <w:r>
        <w:rPr>
          <w:rFonts w:ascii="Arial" w:hAnsi="Arial" w:cs="Arial"/>
        </w:rPr>
        <w:t>using a modified cohort-survival m</w:t>
      </w:r>
      <w:r w:rsidR="00BF6026">
        <w:rPr>
          <w:rFonts w:ascii="Arial" w:hAnsi="Arial" w:cs="Arial"/>
        </w:rPr>
        <w:t xml:space="preserve">ethod. </w:t>
      </w:r>
      <w:commentRangeStart w:id="57"/>
      <w:commentRangeStart w:id="58"/>
      <w:r w:rsidR="00BF6026">
        <w:rPr>
          <w:rFonts w:ascii="Arial" w:hAnsi="Arial" w:cs="Arial"/>
        </w:rPr>
        <w:t>With this method,</w:t>
      </w:r>
      <w:ins w:id="59" w:author="Liz Whelan" w:date="2019-02-28T13:19:00Z">
        <w:r w:rsidR="00BE1E16">
          <w:rPr>
            <w:rFonts w:ascii="Arial" w:hAnsi="Arial" w:cs="Arial"/>
          </w:rPr>
          <w:t xml:space="preserve"> three key </w:t>
        </w:r>
        <w:r w:rsidR="00BE1E16" w:rsidRPr="00BE1E16">
          <w:rPr>
            <w:rFonts w:ascii="Arial" w:hAnsi="Arial" w:cs="Arial"/>
            <w:i/>
            <w:rPrChange w:id="60" w:author="Liz Whelan" w:date="2019-02-28T13:19:00Z">
              <w:rPr>
                <w:rFonts w:ascii="Arial" w:hAnsi="Arial" w:cs="Arial"/>
              </w:rPr>
            </w:rPrChange>
          </w:rPr>
          <w:t>population dynamics</w:t>
        </w:r>
      </w:ins>
      <w:ins w:id="61" w:author="Liz Whelan" w:date="2019-02-28T13:22:00Z">
        <w:r w:rsidR="009E17E6">
          <w:rPr>
            <w:rFonts w:ascii="Arial" w:hAnsi="Arial" w:cs="Arial"/>
          </w:rPr>
          <w:t xml:space="preserve">—birth rates, </w:t>
        </w:r>
      </w:ins>
      <w:ins w:id="62" w:author="Liz Whelan" w:date="2019-02-28T13:23:00Z">
        <w:r w:rsidR="009E17E6">
          <w:rPr>
            <w:rFonts w:ascii="Arial" w:hAnsi="Arial" w:cs="Arial"/>
          </w:rPr>
          <w:t xml:space="preserve">survival rates, and migration rates—are </w:t>
        </w:r>
      </w:ins>
      <w:ins w:id="63" w:author="Liz Whelan" w:date="2019-02-28T13:19:00Z">
        <w:r w:rsidR="00BE1E16">
          <w:rPr>
            <w:rFonts w:ascii="Arial" w:hAnsi="Arial" w:cs="Arial"/>
          </w:rPr>
          <w:t>estimated, using the most recently available 5</w:t>
        </w:r>
      </w:ins>
      <w:ins w:id="64" w:author="Liz Whelan" w:date="2019-02-28T13:20:00Z">
        <w:r w:rsidR="00BE1E16">
          <w:rPr>
            <w:rFonts w:ascii="Arial" w:hAnsi="Arial" w:cs="Arial"/>
          </w:rPr>
          <w:t xml:space="preserve"> </w:t>
        </w:r>
      </w:ins>
      <w:ins w:id="65" w:author="Liz Whelan" w:date="2019-02-28T13:19:00Z">
        <w:r w:rsidR="00BE1E16">
          <w:rPr>
            <w:rFonts w:ascii="Arial" w:hAnsi="Arial" w:cs="Arial"/>
          </w:rPr>
          <w:t>year</w:t>
        </w:r>
      </w:ins>
      <w:ins w:id="66" w:author="Liz Whelan" w:date="2019-02-28T13:20:00Z">
        <w:r w:rsidR="00BE1E16">
          <w:rPr>
            <w:rFonts w:ascii="Arial" w:hAnsi="Arial" w:cs="Arial"/>
          </w:rPr>
          <w:t>s of data</w:t>
        </w:r>
      </w:ins>
      <w:ins w:id="67" w:author="Liz Whelan" w:date="2019-02-28T13:21:00Z">
        <w:r w:rsidR="00BE1E16">
          <w:rPr>
            <w:rStyle w:val="FootnoteReference"/>
            <w:rFonts w:ascii="Arial" w:hAnsi="Arial" w:cs="Arial"/>
          </w:rPr>
          <w:footnoteReference w:id="4"/>
        </w:r>
      </w:ins>
      <w:ins w:id="70" w:author="Liz Whelan" w:date="2019-02-28T13:20:00Z">
        <w:r w:rsidR="00BE1E16">
          <w:rPr>
            <w:rFonts w:ascii="Arial" w:hAnsi="Arial" w:cs="Arial"/>
          </w:rPr>
          <w:t>.</w:t>
        </w:r>
      </w:ins>
      <w:ins w:id="71" w:author="Liz Whelan" w:date="2019-02-28T13:19:00Z">
        <w:r w:rsidR="00BE1E16">
          <w:rPr>
            <w:rFonts w:ascii="Arial" w:hAnsi="Arial" w:cs="Arial"/>
          </w:rPr>
          <w:t xml:space="preserve"> </w:t>
        </w:r>
      </w:ins>
      <w:ins w:id="72" w:author="Liz Whelan" w:date="2019-02-28T13:20:00Z">
        <w:r w:rsidR="00BE1E16">
          <w:rPr>
            <w:rFonts w:ascii="Arial" w:hAnsi="Arial" w:cs="Arial"/>
          </w:rPr>
          <w:t>T</w:t>
        </w:r>
      </w:ins>
      <w:del w:id="73" w:author="Liz Whelan" w:date="2019-02-28T13:20:00Z">
        <w:r w:rsidR="00BF6026" w:rsidDel="00BE1E16">
          <w:rPr>
            <w:rFonts w:ascii="Arial" w:hAnsi="Arial" w:cs="Arial"/>
          </w:rPr>
          <w:delText xml:space="preserve"> t</w:delText>
        </w:r>
      </w:del>
      <w:r w:rsidR="00BF6026">
        <w:rPr>
          <w:rFonts w:ascii="Arial" w:hAnsi="Arial" w:cs="Arial"/>
        </w:rPr>
        <w:t xml:space="preserve">he </w:t>
      </w:r>
      <w:del w:id="74" w:author="Liz Whelan" w:date="2019-02-28T13:20:00Z">
        <w:r w:rsidR="00BF6026" w:rsidDel="00BE1E16">
          <w:rPr>
            <w:rFonts w:ascii="Arial" w:hAnsi="Arial" w:cs="Arial"/>
          </w:rPr>
          <w:delText>change</w:delText>
        </w:r>
      </w:del>
      <w:ins w:id="75" w:author="Liz Whelan" w:date="2019-02-28T13:20:00Z">
        <w:r w:rsidR="00BE1E16">
          <w:rPr>
            <w:rFonts w:ascii="Arial" w:hAnsi="Arial" w:cs="Arial"/>
          </w:rPr>
          <w:t>changes</w:t>
        </w:r>
      </w:ins>
      <w:r w:rsidR="00BF6026">
        <w:rPr>
          <w:rFonts w:ascii="Arial" w:hAnsi="Arial" w:cs="Arial"/>
        </w:rPr>
        <w:t xml:space="preserve"> in </w:t>
      </w:r>
      <w:r w:rsidR="00BF6026">
        <w:rPr>
          <w:rFonts w:ascii="Arial" w:hAnsi="Arial" w:cs="Arial"/>
        </w:rPr>
        <w:lastRenderedPageBreak/>
        <w:t>population over a 5-year period</w:t>
      </w:r>
      <w:r w:rsidR="004A4DD6">
        <w:rPr>
          <w:rStyle w:val="FootnoteReference"/>
          <w:rFonts w:ascii="Arial" w:hAnsi="Arial" w:cs="Arial"/>
        </w:rPr>
        <w:footnoteReference w:id="5"/>
      </w:r>
      <w:r w:rsidR="004A4DD6">
        <w:rPr>
          <w:rFonts w:ascii="Arial" w:hAnsi="Arial" w:cs="Arial"/>
        </w:rPr>
        <w:t>, deaths, and births</w:t>
      </w:r>
      <w:r w:rsidR="004932F0">
        <w:rPr>
          <w:rFonts w:ascii="Arial" w:hAnsi="Arial" w:cs="Arial"/>
        </w:rPr>
        <w:t xml:space="preserve"> </w:t>
      </w:r>
      <w:r w:rsidR="004A4DD6">
        <w:rPr>
          <w:rFonts w:ascii="Arial" w:hAnsi="Arial" w:cs="Arial"/>
        </w:rPr>
        <w:t>among women</w:t>
      </w:r>
      <w:r w:rsidR="004932F0">
        <w:rPr>
          <w:rStyle w:val="FootnoteReference"/>
          <w:rFonts w:ascii="Arial" w:hAnsi="Arial" w:cs="Arial"/>
        </w:rPr>
        <w:footnoteReference w:id="6"/>
      </w:r>
      <w:r w:rsidR="004932F0">
        <w:rPr>
          <w:rFonts w:ascii="Arial" w:hAnsi="Arial" w:cs="Arial"/>
        </w:rPr>
        <w:t xml:space="preserve"> </w:t>
      </w:r>
      <w:r w:rsidR="004A4DD6">
        <w:rPr>
          <w:rFonts w:ascii="Arial" w:hAnsi="Arial" w:cs="Arial"/>
        </w:rPr>
        <w:t xml:space="preserve"> are used to calculate </w:t>
      </w:r>
      <w:r w:rsidR="00847992">
        <w:rPr>
          <w:rFonts w:ascii="Arial" w:hAnsi="Arial" w:cs="Arial"/>
        </w:rPr>
        <w:t>the 5-year</w:t>
      </w:r>
      <w:r w:rsidR="004A4DD6">
        <w:rPr>
          <w:rFonts w:ascii="Arial" w:hAnsi="Arial" w:cs="Arial"/>
        </w:rPr>
        <w:t xml:space="preserve"> survival rate </w:t>
      </w:r>
      <w:r w:rsidR="00847992">
        <w:rPr>
          <w:rFonts w:ascii="Arial" w:hAnsi="Arial" w:cs="Arial"/>
        </w:rPr>
        <w:t xml:space="preserve">and birth rate </w:t>
      </w:r>
      <w:r w:rsidR="004A4DD6">
        <w:rPr>
          <w:rFonts w:ascii="Arial" w:hAnsi="Arial" w:cs="Arial"/>
        </w:rPr>
        <w:t>for each cohort.</w:t>
      </w:r>
      <w:r w:rsidR="00847992">
        <w:rPr>
          <w:rFonts w:ascii="Arial" w:hAnsi="Arial" w:cs="Arial"/>
        </w:rPr>
        <w:t xml:space="preserve"> </w:t>
      </w:r>
      <w:ins w:id="76" w:author="Liz Whelan" w:date="2019-02-28T13:25:00Z">
        <w:r w:rsidR="009E17E6">
          <w:rPr>
            <w:rFonts w:ascii="Arial" w:hAnsi="Arial" w:cs="Arial"/>
          </w:rPr>
          <w:t>Finally,</w:t>
        </w:r>
      </w:ins>
      <w:ins w:id="77" w:author="Liz Whelan" w:date="2019-02-28T13:23:00Z">
        <w:r w:rsidR="009E17E6">
          <w:rPr>
            <w:rFonts w:ascii="Arial" w:hAnsi="Arial" w:cs="Arial"/>
          </w:rPr>
          <w:t xml:space="preserve"> the so-called </w:t>
        </w:r>
        <w:r w:rsidR="009E17E6">
          <w:rPr>
            <w:rFonts w:ascii="Arial" w:hAnsi="Arial" w:cs="Arial"/>
            <w:i/>
          </w:rPr>
          <w:t xml:space="preserve">residual </w:t>
        </w:r>
      </w:ins>
      <w:ins w:id="78" w:author="Liz Whelan" w:date="2019-02-28T13:25:00Z">
        <w:r w:rsidR="009E17E6">
          <w:rPr>
            <w:rFonts w:ascii="Arial" w:hAnsi="Arial" w:cs="Arial"/>
            <w:i/>
          </w:rPr>
          <w:t xml:space="preserve">method </w:t>
        </w:r>
        <w:r w:rsidR="009E17E6">
          <w:rPr>
            <w:rFonts w:ascii="Arial" w:hAnsi="Arial" w:cs="Arial"/>
          </w:rPr>
          <w:t>is</w:t>
        </w:r>
      </w:ins>
      <w:ins w:id="79" w:author="Liz Whelan" w:date="2019-02-28T13:23:00Z">
        <w:r w:rsidR="009E17E6">
          <w:rPr>
            <w:rFonts w:ascii="Arial" w:hAnsi="Arial" w:cs="Arial"/>
          </w:rPr>
          <w:t xml:space="preserve"> used to estimate the net m</w:t>
        </w:r>
      </w:ins>
      <w:ins w:id="80" w:author="Liz Whelan" w:date="2019-02-28T13:24:00Z">
        <w:r w:rsidR="009E17E6">
          <w:rPr>
            <w:rFonts w:ascii="Arial" w:hAnsi="Arial" w:cs="Arial"/>
          </w:rPr>
          <w:t>igration for each cohort.</w:t>
        </w:r>
      </w:ins>
      <w:ins w:id="81" w:author="Liz Whelan" w:date="2019-02-28T13:25:00Z">
        <w:r w:rsidR="009E17E6">
          <w:rPr>
            <w:rFonts w:ascii="Arial" w:hAnsi="Arial" w:cs="Arial"/>
          </w:rPr>
          <w:t xml:space="preserve"> Since we know the population for a given cohort in </w:t>
        </w:r>
      </w:ins>
      <w:ins w:id="82" w:author="Liz Whelan" w:date="2019-02-28T13:26:00Z">
        <w:r w:rsidR="009E17E6">
          <w:rPr>
            <w:rFonts w:ascii="Arial" w:hAnsi="Arial" w:cs="Arial"/>
          </w:rPr>
          <w:t xml:space="preserve">both the starting year and </w:t>
        </w:r>
      </w:ins>
      <w:ins w:id="83" w:author="Liz Whelan" w:date="2019-02-28T13:25:00Z">
        <w:r w:rsidR="009E17E6">
          <w:rPr>
            <w:rFonts w:ascii="Arial" w:hAnsi="Arial" w:cs="Arial"/>
          </w:rPr>
          <w:t>the final year of the 5-year period, an</w:t>
        </w:r>
      </w:ins>
      <w:ins w:id="84" w:author="Liz Whelan" w:date="2019-02-28T13:26:00Z">
        <w:r w:rsidR="009E17E6">
          <w:rPr>
            <w:rFonts w:ascii="Arial" w:hAnsi="Arial" w:cs="Arial"/>
          </w:rPr>
          <w:t>d we know the number of people who survived those 5 years</w:t>
        </w:r>
      </w:ins>
      <w:ins w:id="85" w:author="Liz Whelan" w:date="2019-02-28T13:27:00Z">
        <w:r w:rsidR="009E17E6">
          <w:rPr>
            <w:rFonts w:ascii="Arial" w:hAnsi="Arial" w:cs="Arial"/>
          </w:rPr>
          <w:t xml:space="preserve">, we can assume that the difference is caused </w:t>
        </w:r>
      </w:ins>
      <w:ins w:id="86" w:author="Liz Whelan" w:date="2019-02-28T13:28:00Z">
        <w:r w:rsidR="009E17E6">
          <w:rPr>
            <w:rFonts w:ascii="Arial" w:hAnsi="Arial" w:cs="Arial"/>
          </w:rPr>
          <w:t>by either positive or negative net migration among that cohort.</w:t>
        </w:r>
      </w:ins>
      <w:del w:id="87" w:author="Liz Whelan" w:date="2019-02-28T13:28:00Z">
        <w:r w:rsidR="00847992" w:rsidDel="009E17E6">
          <w:rPr>
            <w:rFonts w:ascii="Arial" w:hAnsi="Arial" w:cs="Arial"/>
          </w:rPr>
          <w:delText>The survived population is then subtracted from the 2017 population estimate for each cohort to estimate the net migration in or out of the county for specific age groups</w:delText>
        </w:r>
        <w:r w:rsidR="004932F0" w:rsidDel="009E17E6">
          <w:rPr>
            <w:rStyle w:val="FootnoteReference"/>
            <w:rFonts w:ascii="Arial" w:hAnsi="Arial" w:cs="Arial"/>
          </w:rPr>
          <w:footnoteReference w:id="7"/>
        </w:r>
        <w:r w:rsidR="00847992" w:rsidDel="009E17E6">
          <w:rPr>
            <w:rFonts w:ascii="Arial" w:hAnsi="Arial" w:cs="Arial"/>
          </w:rPr>
          <w:delText>.</w:delText>
        </w:r>
      </w:del>
      <w:commentRangeEnd w:id="57"/>
      <w:r w:rsidR="00B92C32">
        <w:rPr>
          <w:rStyle w:val="CommentReference"/>
        </w:rPr>
        <w:commentReference w:id="57"/>
      </w:r>
      <w:commentRangeEnd w:id="58"/>
      <w:r w:rsidR="00DF2611">
        <w:rPr>
          <w:rStyle w:val="CommentReference"/>
        </w:rPr>
        <w:commentReference w:id="58"/>
      </w:r>
    </w:p>
    <w:p w14:paraId="063F7F07" w14:textId="77777777" w:rsidR="00847992" w:rsidRDefault="00847992" w:rsidP="005F2156">
      <w:pPr>
        <w:ind w:left="360"/>
        <w:rPr>
          <w:rFonts w:ascii="Arial" w:hAnsi="Arial" w:cs="Arial"/>
        </w:rPr>
      </w:pPr>
      <w:commentRangeStart w:id="90"/>
      <w:r>
        <w:rPr>
          <w:rFonts w:ascii="Arial" w:hAnsi="Arial" w:cs="Arial"/>
        </w:rPr>
        <w:t>Birth rates are applied to the child-bearing age cohorts to estimate the ages 0 - 4 population 5 years</w:t>
      </w:r>
      <w:r w:rsidR="002F742E">
        <w:rPr>
          <w:rFonts w:ascii="Arial" w:hAnsi="Arial" w:cs="Arial"/>
        </w:rPr>
        <w:t xml:space="preserve"> into the future</w:t>
      </w:r>
      <w:r>
        <w:rPr>
          <w:rFonts w:ascii="Arial" w:hAnsi="Arial" w:cs="Arial"/>
        </w:rPr>
        <w:t xml:space="preserve">. Survival and net migration rates are applied to </w:t>
      </w:r>
      <w:r w:rsidR="002F742E">
        <w:rPr>
          <w:rFonts w:ascii="Arial" w:hAnsi="Arial" w:cs="Arial"/>
        </w:rPr>
        <w:t xml:space="preserve">the </w:t>
      </w:r>
      <w:r w:rsidR="00F5360F">
        <w:rPr>
          <w:rFonts w:ascii="Arial" w:hAnsi="Arial" w:cs="Arial"/>
        </w:rPr>
        <w:t>2015 population</w:t>
      </w:r>
      <w:r>
        <w:rPr>
          <w:rFonts w:ascii="Arial" w:hAnsi="Arial" w:cs="Arial"/>
        </w:rPr>
        <w:t xml:space="preserve"> ages 0 - 4 to estimate the ages 5 – 9 population in 5-years, ages 5 - 9 to estimate ages 10 – 14 in 5 years, and so on</w:t>
      </w:r>
      <w:r w:rsidR="00F5360F">
        <w:rPr>
          <w:rFonts w:ascii="Arial" w:hAnsi="Arial" w:cs="Arial"/>
        </w:rPr>
        <w:t>, until a full age profile for year 2020 is calculated.</w:t>
      </w:r>
      <w:commentRangeEnd w:id="90"/>
      <w:r w:rsidR="00B92C32">
        <w:rPr>
          <w:rStyle w:val="CommentReference"/>
        </w:rPr>
        <w:commentReference w:id="90"/>
      </w:r>
    </w:p>
    <w:p w14:paraId="4CF8E6D7" w14:textId="34B6ECBB" w:rsidR="00847992" w:rsidRDefault="00F5360F" w:rsidP="005F2156">
      <w:pPr>
        <w:ind w:left="360"/>
        <w:rPr>
          <w:rFonts w:ascii="Arial" w:hAnsi="Arial" w:cs="Arial"/>
        </w:rPr>
      </w:pPr>
      <w:commentRangeStart w:id="91"/>
      <w:r>
        <w:rPr>
          <w:rFonts w:ascii="Arial" w:hAnsi="Arial" w:cs="Arial"/>
        </w:rPr>
        <w:t>The 2020 age projections, based on the 2012 – 2017 population dynamic</w:t>
      </w:r>
      <w:r w:rsidR="002F742E">
        <w:rPr>
          <w:rFonts w:ascii="Arial" w:hAnsi="Arial" w:cs="Arial"/>
        </w:rPr>
        <w:t>s</w:t>
      </w:r>
      <w:r>
        <w:rPr>
          <w:rFonts w:ascii="Arial" w:hAnsi="Arial" w:cs="Arial"/>
        </w:rPr>
        <w:t xml:space="preserve"> assumptions (birth, survival, and net migration rates), are then converted to their proportion of the total population. These proportions are then applied to the 2020 </w:t>
      </w:r>
      <w:ins w:id="92" w:author="Aaron Schill" w:date="2019-02-27T15:49:00Z">
        <w:r w:rsidR="00B92C32">
          <w:rPr>
            <w:rFonts w:ascii="Arial" w:hAnsi="Arial" w:cs="Arial"/>
          </w:rPr>
          <w:t xml:space="preserve">county </w:t>
        </w:r>
      </w:ins>
      <w:r>
        <w:rPr>
          <w:rFonts w:ascii="Arial" w:hAnsi="Arial" w:cs="Arial"/>
        </w:rPr>
        <w:t xml:space="preserve">population </w:t>
      </w:r>
      <w:del w:id="93" w:author="Aaron Schill" w:date="2019-02-27T15:49:00Z">
        <w:r w:rsidR="00271E47" w:rsidDel="00B92C32">
          <w:rPr>
            <w:rFonts w:ascii="Arial" w:hAnsi="Arial" w:cs="Arial"/>
          </w:rPr>
          <w:delText xml:space="preserve">statistically calculated </w:delText>
        </w:r>
      </w:del>
      <w:r>
        <w:rPr>
          <w:rFonts w:ascii="Arial" w:hAnsi="Arial" w:cs="Arial"/>
        </w:rPr>
        <w:t>forecast</w:t>
      </w:r>
      <w:ins w:id="94" w:author="Aaron Schill" w:date="2019-02-27T15:49:00Z">
        <w:r w:rsidR="00B92C32">
          <w:rPr>
            <w:rFonts w:ascii="Arial" w:hAnsi="Arial" w:cs="Arial"/>
          </w:rPr>
          <w:t>s</w:t>
        </w:r>
      </w:ins>
      <w:r>
        <w:rPr>
          <w:rFonts w:ascii="Arial" w:hAnsi="Arial" w:cs="Arial"/>
        </w:rPr>
        <w:t xml:space="preserve">, described in </w:t>
      </w:r>
      <w:del w:id="95" w:author="Aaron Schill" w:date="2019-02-28T17:29:00Z">
        <w:r w:rsidDel="00C83705">
          <w:rPr>
            <w:rFonts w:ascii="Arial" w:hAnsi="Arial" w:cs="Arial"/>
          </w:rPr>
          <w:delText>s</w:delText>
        </w:r>
      </w:del>
      <w:ins w:id="96" w:author="Aaron Schill" w:date="2019-02-28T17:29:00Z">
        <w:r w:rsidR="00C83705">
          <w:rPr>
            <w:rFonts w:ascii="Arial" w:hAnsi="Arial" w:cs="Arial"/>
          </w:rPr>
          <w:t>S</w:t>
        </w:r>
      </w:ins>
      <w:bookmarkStart w:id="97" w:name="_GoBack"/>
      <w:bookmarkEnd w:id="97"/>
      <w:r>
        <w:rPr>
          <w:rFonts w:ascii="Arial" w:hAnsi="Arial" w:cs="Arial"/>
        </w:rPr>
        <w:t>ection 1, above.</w:t>
      </w:r>
      <w:commentRangeEnd w:id="91"/>
      <w:r w:rsidR="00B92C32">
        <w:rPr>
          <w:rStyle w:val="CommentReference"/>
        </w:rPr>
        <w:commentReference w:id="91"/>
      </w:r>
    </w:p>
    <w:p w14:paraId="03BCA1E6" w14:textId="77777777" w:rsidR="00F5360F" w:rsidRDefault="00F5360F" w:rsidP="005F2156">
      <w:pPr>
        <w:ind w:firstLine="360"/>
        <w:rPr>
          <w:rFonts w:ascii="Arial" w:hAnsi="Arial" w:cs="Arial"/>
        </w:rPr>
      </w:pPr>
      <w:r>
        <w:rPr>
          <w:rFonts w:ascii="Arial" w:hAnsi="Arial" w:cs="Arial"/>
        </w:rPr>
        <w:t>This process is repeated for 5-year increments to year 2050.</w:t>
      </w:r>
    </w:p>
    <w:p w14:paraId="769B9538" w14:textId="77777777" w:rsidR="00551515" w:rsidRDefault="007C6139" w:rsidP="007C6139">
      <w:pPr>
        <w:ind w:left="360"/>
        <w:rPr>
          <w:rFonts w:ascii="Arial" w:hAnsi="Arial" w:cs="Arial"/>
        </w:rPr>
      </w:pPr>
      <w:r>
        <w:rPr>
          <w:rFonts w:ascii="Arial" w:hAnsi="Arial" w:cs="Arial"/>
        </w:rPr>
        <w:t xml:space="preserve">Since the age categories are in 5-year intervals (e.g. 0 – 4, 5 – 9, etc.), an additional step </w:t>
      </w:r>
      <w:r w:rsidR="00271E47">
        <w:rPr>
          <w:rFonts w:ascii="Arial" w:hAnsi="Arial" w:cs="Arial"/>
        </w:rPr>
        <w:t>i</w:t>
      </w:r>
      <w:r>
        <w:rPr>
          <w:rFonts w:ascii="Arial" w:hAnsi="Arial" w:cs="Arial"/>
        </w:rPr>
        <w:t xml:space="preserve">s needed to estimate the population under 18 years old. </w:t>
      </w:r>
      <w:r w:rsidR="00551515">
        <w:rPr>
          <w:rFonts w:ascii="Arial" w:hAnsi="Arial" w:cs="Arial"/>
        </w:rPr>
        <w:t xml:space="preserve">This is an important age category for considering questions about the future school-age population, among other things. </w:t>
      </w:r>
    </w:p>
    <w:p w14:paraId="49B88D0A" w14:textId="77777777" w:rsidR="007C6139" w:rsidRDefault="007C6139" w:rsidP="007C6139">
      <w:pPr>
        <w:ind w:left="360"/>
        <w:rPr>
          <w:rFonts w:ascii="Arial" w:hAnsi="Arial" w:cs="Arial"/>
        </w:rPr>
      </w:pPr>
      <w:commentRangeStart w:id="98"/>
      <w:r>
        <w:rPr>
          <w:rFonts w:ascii="Arial" w:hAnsi="Arial" w:cs="Arial"/>
        </w:rPr>
        <w:t xml:space="preserve">Using 2017 population estimates, the population under 18 </w:t>
      </w:r>
      <w:r w:rsidR="002F742E">
        <w:rPr>
          <w:rFonts w:ascii="Arial" w:hAnsi="Arial" w:cs="Arial"/>
        </w:rPr>
        <w:t>is</w:t>
      </w:r>
      <w:r>
        <w:rPr>
          <w:rFonts w:ascii="Arial" w:hAnsi="Arial" w:cs="Arial"/>
        </w:rPr>
        <w:t xml:space="preserve"> divided by the sum of the four age categories for people ages 0 – 19, to give the percent of people under 20 who are under 18. For each of the 2020 – 2050 5-year age group projections, this percentage was applied to the projected population, resulting in a separate projection for the population under 18.</w:t>
      </w:r>
      <w:commentRangeEnd w:id="98"/>
      <w:r w:rsidR="0047526F">
        <w:rPr>
          <w:rStyle w:val="CommentReference"/>
        </w:rPr>
        <w:commentReference w:id="98"/>
      </w:r>
    </w:p>
    <w:p w14:paraId="480790AC" w14:textId="77777777" w:rsidR="004932F0" w:rsidRDefault="005D440B" w:rsidP="007C6139">
      <w:pPr>
        <w:ind w:left="360"/>
        <w:rPr>
          <w:rFonts w:ascii="Arial" w:hAnsi="Arial" w:cs="Arial"/>
        </w:rPr>
      </w:pPr>
      <m:oMathPara>
        <m:oMath>
          <m:f>
            <m:fPr>
              <m:ctrlPr>
                <w:rPr>
                  <w:rFonts w:ascii="Cambria Math" w:hAnsi="Cambria Math" w:cs="Arial"/>
                  <w:i/>
                </w:rPr>
              </m:ctrlPr>
            </m:fPr>
            <m:num>
              <m:r>
                <w:rPr>
                  <w:rFonts w:ascii="Cambria Math" w:hAnsi="Cambria Math" w:cs="Arial"/>
                </w:rPr>
                <m:t xml:space="preserve">2017 </m:t>
              </m:r>
              <m:r>
                <w:rPr>
                  <w:rFonts w:ascii="Cambria Math" w:hAnsi="Cambria Math" w:cs="Arial"/>
                </w:rPr>
                <m:t>Population</m:t>
              </m:r>
              <m:r>
                <w:rPr>
                  <w:rFonts w:ascii="Cambria Math" w:hAnsi="Cambria Math" w:cs="Arial"/>
                </w:rPr>
                <m:t xml:space="preserve"> 18 </m:t>
              </m:r>
              <m:r>
                <w:rPr>
                  <w:rFonts w:ascii="Cambria Math" w:hAnsi="Cambria Math" w:cs="Arial"/>
                </w:rPr>
                <m:t>and</m:t>
              </m:r>
              <m:r>
                <w:rPr>
                  <w:rFonts w:ascii="Cambria Math" w:hAnsi="Cambria Math" w:cs="Arial"/>
                </w:rPr>
                <m:t xml:space="preserve"> </m:t>
              </m:r>
              <m:r>
                <w:rPr>
                  <w:rFonts w:ascii="Cambria Math" w:hAnsi="Cambria Math" w:cs="Arial"/>
                </w:rPr>
                <m:t>Under</m:t>
              </m:r>
            </m:num>
            <m:den>
              <m:r>
                <w:rPr>
                  <w:rFonts w:ascii="Cambria Math" w:hAnsi="Cambria Math" w:cs="Arial"/>
                </w:rPr>
                <m:t xml:space="preserve">2017 </m:t>
              </m:r>
              <m:r>
                <w:rPr>
                  <w:rFonts w:ascii="Cambria Math" w:hAnsi="Cambria Math" w:cs="Arial"/>
                </w:rPr>
                <m:t>Population</m:t>
              </m:r>
              <m:r>
                <w:rPr>
                  <w:rFonts w:ascii="Cambria Math" w:hAnsi="Cambria Math" w:cs="Arial"/>
                </w:rPr>
                <m:t xml:space="preserve"> 19 </m:t>
              </m:r>
              <m:r>
                <w:rPr>
                  <w:rFonts w:ascii="Cambria Math" w:hAnsi="Cambria Math" w:cs="Arial"/>
                </w:rPr>
                <m:t>and</m:t>
              </m:r>
              <m:r>
                <w:rPr>
                  <w:rFonts w:ascii="Cambria Math" w:hAnsi="Cambria Math" w:cs="Arial"/>
                </w:rPr>
                <m:t xml:space="preserve"> </m:t>
              </m:r>
              <m:r>
                <w:rPr>
                  <w:rFonts w:ascii="Cambria Math" w:hAnsi="Cambria Math" w:cs="Arial"/>
                </w:rPr>
                <m:t>Under</m:t>
              </m:r>
            </m:den>
          </m:f>
          <m:r>
            <w:rPr>
              <w:rFonts w:ascii="Cambria Math" w:hAnsi="Cambria Math" w:cs="Arial"/>
            </w:rPr>
            <m:t>=</m:t>
          </m:r>
          <m:r>
            <w:rPr>
              <w:rFonts w:ascii="Cambria Math" w:hAnsi="Cambria Math" w:cs="Arial"/>
            </w:rPr>
            <m:t>Under</m:t>
          </m:r>
          <m:r>
            <w:rPr>
              <w:rFonts w:ascii="Cambria Math" w:hAnsi="Cambria Math" w:cs="Arial"/>
            </w:rPr>
            <m:t xml:space="preserve"> 18 </m:t>
          </m:r>
          <m:r>
            <w:rPr>
              <w:rFonts w:ascii="Cambria Math" w:hAnsi="Cambria Math" w:cs="Arial"/>
            </w:rPr>
            <m:t>Population</m:t>
          </m:r>
          <m:r>
            <w:rPr>
              <w:rFonts w:ascii="Cambria Math" w:hAnsi="Cambria Math" w:cs="Arial"/>
            </w:rPr>
            <m:t xml:space="preserve"> </m:t>
          </m:r>
          <m:r>
            <w:rPr>
              <w:rFonts w:ascii="Cambria Math" w:hAnsi="Cambria Math" w:cs="Arial"/>
            </w:rPr>
            <m:t>S</m:t>
          </m:r>
          <m:r>
            <w:rPr>
              <w:rFonts w:ascii="Cambria Math" w:hAnsi="Cambria Math" w:cs="Arial"/>
            </w:rPr>
            <m:t>h</m:t>
          </m:r>
          <m:r>
            <w:rPr>
              <w:rFonts w:ascii="Cambria Math" w:hAnsi="Cambria Math" w:cs="Arial"/>
            </w:rPr>
            <m:t>are</m:t>
          </m:r>
        </m:oMath>
      </m:oMathPara>
    </w:p>
    <w:p w14:paraId="654600BB" w14:textId="77777777" w:rsidR="00FA03DF" w:rsidRPr="0085355E" w:rsidRDefault="00FA03DF" w:rsidP="005F2156">
      <w:pPr>
        <w:ind w:left="360"/>
        <w:rPr>
          <w:rFonts w:ascii="Arial" w:hAnsi="Arial" w:cs="Arial"/>
          <w:b/>
          <w:i/>
          <w:sz w:val="20"/>
        </w:rPr>
      </w:pPr>
      <w:r w:rsidRPr="0085355E">
        <w:rPr>
          <w:rFonts w:ascii="Arial" w:hAnsi="Arial" w:cs="Arial"/>
          <w:b/>
          <w:i/>
          <w:sz w:val="20"/>
        </w:rPr>
        <w:t>Methodology Notes</w:t>
      </w:r>
    </w:p>
    <w:p w14:paraId="4996F580" w14:textId="77777777" w:rsidR="00F5360F" w:rsidRDefault="00F5360F" w:rsidP="005F2156">
      <w:pPr>
        <w:ind w:left="360"/>
        <w:rPr>
          <w:rFonts w:ascii="Arial" w:hAnsi="Arial" w:cs="Arial"/>
        </w:rPr>
      </w:pPr>
      <w:r>
        <w:rPr>
          <w:rFonts w:ascii="Arial" w:hAnsi="Arial" w:cs="Arial"/>
        </w:rPr>
        <w:t xml:space="preserve">Some practitioners use the cohort-survival method alone to predict population growth by age over time. </w:t>
      </w:r>
      <w:r w:rsidR="008206EF">
        <w:rPr>
          <w:rFonts w:ascii="Arial" w:hAnsi="Arial" w:cs="Arial"/>
        </w:rPr>
        <w:t xml:space="preserve">While widely accepted </w:t>
      </w:r>
      <w:r w:rsidR="009B1D00">
        <w:rPr>
          <w:rFonts w:ascii="Arial" w:hAnsi="Arial" w:cs="Arial"/>
        </w:rPr>
        <w:t xml:space="preserve">practice </w:t>
      </w:r>
      <w:r w:rsidR="008206EF">
        <w:rPr>
          <w:rFonts w:ascii="Arial" w:hAnsi="Arial" w:cs="Arial"/>
        </w:rPr>
        <w:t>in the field, t</w:t>
      </w:r>
      <w:r>
        <w:rPr>
          <w:rFonts w:ascii="Arial" w:hAnsi="Arial" w:cs="Arial"/>
        </w:rPr>
        <w:t xml:space="preserve">he challenge with this approach is that the 5-year period </w:t>
      </w:r>
      <w:r w:rsidR="008206EF">
        <w:rPr>
          <w:rFonts w:ascii="Arial" w:hAnsi="Arial" w:cs="Arial"/>
        </w:rPr>
        <w:t>for</w:t>
      </w:r>
      <w:r>
        <w:rPr>
          <w:rFonts w:ascii="Arial" w:hAnsi="Arial" w:cs="Arial"/>
        </w:rPr>
        <w:t xml:space="preserve"> which population dynamics </w:t>
      </w:r>
      <w:r w:rsidR="008206EF">
        <w:rPr>
          <w:rFonts w:ascii="Arial" w:hAnsi="Arial" w:cs="Arial"/>
        </w:rPr>
        <w:t xml:space="preserve">are calculated </w:t>
      </w:r>
      <w:r>
        <w:rPr>
          <w:rFonts w:ascii="Arial" w:hAnsi="Arial" w:cs="Arial"/>
        </w:rPr>
        <w:t xml:space="preserve">will </w:t>
      </w:r>
      <w:r w:rsidR="009B1D00">
        <w:rPr>
          <w:rFonts w:ascii="Arial" w:hAnsi="Arial" w:cs="Arial"/>
        </w:rPr>
        <w:t xml:space="preserve">likely </w:t>
      </w:r>
      <w:r>
        <w:rPr>
          <w:rFonts w:ascii="Arial" w:hAnsi="Arial" w:cs="Arial"/>
        </w:rPr>
        <w:t xml:space="preserve">change in </w:t>
      </w:r>
      <w:r w:rsidR="008206EF">
        <w:rPr>
          <w:rFonts w:ascii="Arial" w:hAnsi="Arial" w:cs="Arial"/>
        </w:rPr>
        <w:t>un</w:t>
      </w:r>
      <w:r>
        <w:rPr>
          <w:rFonts w:ascii="Arial" w:hAnsi="Arial" w:cs="Arial"/>
        </w:rPr>
        <w:t xml:space="preserve">predictable ways over time. </w:t>
      </w:r>
      <w:commentRangeStart w:id="99"/>
      <w:r w:rsidR="00DB6B13">
        <w:rPr>
          <w:rFonts w:ascii="Arial" w:hAnsi="Arial" w:cs="Arial"/>
        </w:rPr>
        <w:t>Birth and survival rates are reasonabl</w:t>
      </w:r>
      <w:r w:rsidR="00B23C3B">
        <w:rPr>
          <w:rFonts w:ascii="Arial" w:hAnsi="Arial" w:cs="Arial"/>
        </w:rPr>
        <w:t>y</w:t>
      </w:r>
      <w:r w:rsidR="00DB6B13">
        <w:rPr>
          <w:rFonts w:ascii="Arial" w:hAnsi="Arial" w:cs="Arial"/>
        </w:rPr>
        <w:t xml:space="preserve"> predictable, as the</w:t>
      </w:r>
      <w:r w:rsidR="00B23C3B">
        <w:rPr>
          <w:rFonts w:ascii="Arial" w:hAnsi="Arial" w:cs="Arial"/>
        </w:rPr>
        <w:t>y</w:t>
      </w:r>
      <w:r w:rsidR="00DB6B13">
        <w:rPr>
          <w:rFonts w:ascii="Arial" w:hAnsi="Arial" w:cs="Arial"/>
        </w:rPr>
        <w:t xml:space="preserve"> </w:t>
      </w:r>
      <w:r w:rsidR="009B1D00">
        <w:rPr>
          <w:rFonts w:ascii="Arial" w:hAnsi="Arial" w:cs="Arial"/>
        </w:rPr>
        <w:t>generally</w:t>
      </w:r>
      <w:r w:rsidR="00DB6B13">
        <w:rPr>
          <w:rFonts w:ascii="Arial" w:hAnsi="Arial" w:cs="Arial"/>
        </w:rPr>
        <w:t xml:space="preserve"> change gradually</w:t>
      </w:r>
      <w:r w:rsidR="002F742E">
        <w:rPr>
          <w:rFonts w:ascii="Arial" w:hAnsi="Arial" w:cs="Arial"/>
        </w:rPr>
        <w:t>, and in a predictable trajectory</w:t>
      </w:r>
      <w:r w:rsidR="00DB6B13">
        <w:rPr>
          <w:rFonts w:ascii="Arial" w:hAnsi="Arial" w:cs="Arial"/>
        </w:rPr>
        <w:t>.</w:t>
      </w:r>
      <w:commentRangeEnd w:id="99"/>
      <w:r w:rsidR="0047526F">
        <w:rPr>
          <w:rStyle w:val="CommentReference"/>
        </w:rPr>
        <w:commentReference w:id="99"/>
      </w:r>
      <w:r w:rsidR="00DB6B13">
        <w:rPr>
          <w:rFonts w:ascii="Arial" w:hAnsi="Arial" w:cs="Arial"/>
        </w:rPr>
        <w:t xml:space="preserve"> Migration rates, however, are highly irregular since they’re so dependent on unpredictable social and economic factors (where people want to live, and where developers want to build houses can change </w:t>
      </w:r>
      <w:r w:rsidR="00B23C3B">
        <w:rPr>
          <w:rFonts w:ascii="Arial" w:hAnsi="Arial" w:cs="Arial"/>
        </w:rPr>
        <w:t>erratically</w:t>
      </w:r>
      <w:r w:rsidR="00DB6B13">
        <w:rPr>
          <w:rFonts w:ascii="Arial" w:hAnsi="Arial" w:cs="Arial"/>
        </w:rPr>
        <w:t xml:space="preserve"> over time).</w:t>
      </w:r>
      <w:r w:rsidR="00B23C3B">
        <w:rPr>
          <w:rFonts w:ascii="Arial" w:hAnsi="Arial" w:cs="Arial"/>
        </w:rPr>
        <w:t xml:space="preserve"> It is one option to isolate the migration rate</w:t>
      </w:r>
      <w:r w:rsidR="00271E47">
        <w:rPr>
          <w:rFonts w:ascii="Arial" w:hAnsi="Arial" w:cs="Arial"/>
        </w:rPr>
        <w:t xml:space="preserve"> over several 5-year periods in the past</w:t>
      </w:r>
      <w:r w:rsidR="00B23C3B">
        <w:rPr>
          <w:rFonts w:ascii="Arial" w:hAnsi="Arial" w:cs="Arial"/>
        </w:rPr>
        <w:t xml:space="preserve"> and try to predict how that </w:t>
      </w:r>
      <w:r w:rsidR="009B1D00">
        <w:rPr>
          <w:rFonts w:ascii="Arial" w:hAnsi="Arial" w:cs="Arial"/>
        </w:rPr>
        <w:t xml:space="preserve">specific </w:t>
      </w:r>
      <w:r w:rsidR="00B23C3B">
        <w:rPr>
          <w:rFonts w:ascii="Arial" w:hAnsi="Arial" w:cs="Arial"/>
        </w:rPr>
        <w:t>population dynamic will cycle in the future.</w:t>
      </w:r>
    </w:p>
    <w:p w14:paraId="3F551B19" w14:textId="77777777" w:rsidR="00EB6A92" w:rsidRDefault="00B23C3B" w:rsidP="00287961">
      <w:pPr>
        <w:ind w:left="360"/>
        <w:rPr>
          <w:rFonts w:ascii="Arial" w:hAnsi="Arial" w:cs="Arial"/>
        </w:rPr>
      </w:pPr>
      <w:r>
        <w:rPr>
          <w:rFonts w:ascii="Arial" w:hAnsi="Arial" w:cs="Arial"/>
        </w:rPr>
        <w:lastRenderedPageBreak/>
        <w:t>MORPC opted instead to use the</w:t>
      </w:r>
      <w:ins w:id="100" w:author="Aaron Schill" w:date="2019-02-27T15:55:00Z">
        <w:r w:rsidR="0047526F">
          <w:rPr>
            <w:rFonts w:ascii="Arial" w:hAnsi="Arial" w:cs="Arial"/>
          </w:rPr>
          <w:t xml:space="preserve"> ARIMA</w:t>
        </w:r>
      </w:ins>
      <w:r w:rsidR="0076210A">
        <w:rPr>
          <w:rFonts w:ascii="Arial" w:hAnsi="Arial" w:cs="Arial"/>
        </w:rPr>
        <w:t xml:space="preserve"> statistical model </w:t>
      </w:r>
      <w:ins w:id="101" w:author="Aaron Schill" w:date="2019-02-27T15:55:00Z">
        <w:r w:rsidR="0047526F">
          <w:rPr>
            <w:rFonts w:ascii="Arial" w:hAnsi="Arial" w:cs="Arial"/>
          </w:rPr>
          <w:t xml:space="preserve">to </w:t>
        </w:r>
      </w:ins>
      <w:r w:rsidR="0076210A">
        <w:rPr>
          <w:rFonts w:ascii="Arial" w:hAnsi="Arial" w:cs="Arial"/>
        </w:rPr>
        <w:t>forecast total population growth</w:t>
      </w:r>
      <w:r>
        <w:rPr>
          <w:rFonts w:ascii="Arial" w:hAnsi="Arial" w:cs="Arial"/>
        </w:rPr>
        <w:t xml:space="preserve">, as it is designed to account for </w:t>
      </w:r>
      <w:r w:rsidR="0051189D">
        <w:rPr>
          <w:rFonts w:ascii="Arial" w:hAnsi="Arial" w:cs="Arial"/>
        </w:rPr>
        <w:t xml:space="preserve">the uncertainty of </w:t>
      </w:r>
      <w:r>
        <w:rPr>
          <w:rFonts w:ascii="Arial" w:hAnsi="Arial" w:cs="Arial"/>
        </w:rPr>
        <w:t>those irregular migration cycles—</w:t>
      </w:r>
      <w:r w:rsidR="0051189D">
        <w:rPr>
          <w:rFonts w:ascii="Arial" w:hAnsi="Arial" w:cs="Arial"/>
        </w:rPr>
        <w:t xml:space="preserve">in some respect, </w:t>
      </w:r>
      <w:r>
        <w:rPr>
          <w:rFonts w:ascii="Arial" w:hAnsi="Arial" w:cs="Arial"/>
        </w:rPr>
        <w:t>they’re ‘baked in’ to the model itself.</w:t>
      </w:r>
    </w:p>
    <w:p w14:paraId="3EFD61A1" w14:textId="77777777" w:rsidR="004B0F8F" w:rsidRPr="00365F04" w:rsidRDefault="004B0F8F" w:rsidP="005F2156">
      <w:pPr>
        <w:pStyle w:val="ListParagraph"/>
        <w:numPr>
          <w:ilvl w:val="0"/>
          <w:numId w:val="1"/>
        </w:numPr>
        <w:rPr>
          <w:rFonts w:ascii="Arial" w:hAnsi="Arial" w:cs="Arial"/>
        </w:rPr>
      </w:pPr>
      <w:r>
        <w:rPr>
          <w:rFonts w:ascii="Arial" w:hAnsi="Arial" w:cs="Arial"/>
          <w:b/>
        </w:rPr>
        <w:t>Population in Households and Group Quarters</w:t>
      </w:r>
    </w:p>
    <w:p w14:paraId="19972546" w14:textId="77777777" w:rsidR="00B71D20" w:rsidRDefault="00365F04" w:rsidP="001239DC">
      <w:pPr>
        <w:ind w:left="360"/>
        <w:rPr>
          <w:rFonts w:ascii="Arial" w:hAnsi="Arial" w:cs="Arial"/>
        </w:rPr>
      </w:pPr>
      <w:r>
        <w:rPr>
          <w:rFonts w:ascii="Arial" w:hAnsi="Arial" w:cs="Arial"/>
        </w:rPr>
        <w:t xml:space="preserve">For land use and transportation planning purposes, </w:t>
      </w:r>
      <w:r w:rsidR="002F742E">
        <w:rPr>
          <w:rFonts w:ascii="Arial" w:hAnsi="Arial" w:cs="Arial"/>
        </w:rPr>
        <w:t xml:space="preserve">it is necessary to separate </w:t>
      </w:r>
      <w:r>
        <w:rPr>
          <w:rFonts w:ascii="Arial" w:hAnsi="Arial" w:cs="Arial"/>
        </w:rPr>
        <w:t>the population living in households and that living in group quarters</w:t>
      </w:r>
      <w:r>
        <w:rPr>
          <w:rStyle w:val="FootnoteReference"/>
          <w:rFonts w:ascii="Arial" w:hAnsi="Arial" w:cs="Arial"/>
        </w:rPr>
        <w:footnoteReference w:id="8"/>
      </w:r>
      <w:r>
        <w:rPr>
          <w:rFonts w:ascii="Arial" w:hAnsi="Arial" w:cs="Arial"/>
        </w:rPr>
        <w:t xml:space="preserve">. </w:t>
      </w:r>
      <w:r w:rsidR="00B71D20">
        <w:rPr>
          <w:rFonts w:ascii="Arial" w:hAnsi="Arial" w:cs="Arial"/>
        </w:rPr>
        <w:t>MORPC tracks significant new group quarters facilities</w:t>
      </w:r>
      <w:r w:rsidR="00B71D20">
        <w:rPr>
          <w:rStyle w:val="FootnoteReference"/>
          <w:rFonts w:ascii="Arial" w:hAnsi="Arial" w:cs="Arial"/>
        </w:rPr>
        <w:footnoteReference w:id="9"/>
      </w:r>
      <w:r w:rsidR="00B71D20">
        <w:rPr>
          <w:rFonts w:ascii="Arial" w:hAnsi="Arial" w:cs="Arial"/>
        </w:rPr>
        <w:t>, and use</w:t>
      </w:r>
      <w:r w:rsidR="002F742E">
        <w:rPr>
          <w:rFonts w:ascii="Arial" w:hAnsi="Arial" w:cs="Arial"/>
        </w:rPr>
        <w:t>s</w:t>
      </w:r>
      <w:r w:rsidR="00B71D20">
        <w:rPr>
          <w:rFonts w:ascii="Arial" w:hAnsi="Arial" w:cs="Arial"/>
        </w:rPr>
        <w:t xml:space="preserve"> these updates (along with 2010 Census data</w:t>
      </w:r>
      <w:r w:rsidR="00B71D20">
        <w:rPr>
          <w:rStyle w:val="FootnoteReference"/>
          <w:rFonts w:ascii="Arial" w:hAnsi="Arial" w:cs="Arial"/>
        </w:rPr>
        <w:footnoteReference w:id="10"/>
      </w:r>
      <w:r w:rsidR="00B71D20">
        <w:rPr>
          <w:rFonts w:ascii="Arial" w:hAnsi="Arial" w:cs="Arial"/>
        </w:rPr>
        <w:t xml:space="preserve">) to obtain an estimate of the base year (2018) group quarters population. </w:t>
      </w:r>
    </w:p>
    <w:p w14:paraId="567DA25B" w14:textId="77777777" w:rsidR="001239DC" w:rsidRDefault="001239DC" w:rsidP="00365F04">
      <w:pPr>
        <w:ind w:left="360"/>
        <w:rPr>
          <w:rFonts w:ascii="Arial" w:hAnsi="Arial" w:cs="Arial"/>
        </w:rPr>
      </w:pPr>
      <w:r>
        <w:rPr>
          <w:rFonts w:ascii="Arial" w:hAnsi="Arial" w:cs="Arial"/>
        </w:rPr>
        <w:t xml:space="preserve">To </w:t>
      </w:r>
      <w:r w:rsidR="00271E47">
        <w:rPr>
          <w:rFonts w:ascii="Arial" w:hAnsi="Arial" w:cs="Arial"/>
        </w:rPr>
        <w:t>project</w:t>
      </w:r>
      <w:r>
        <w:rPr>
          <w:rFonts w:ascii="Arial" w:hAnsi="Arial" w:cs="Arial"/>
        </w:rPr>
        <w:t xml:space="preserve"> future group quarters population, group quarters facilities are assumed to increase capacity as the population changes. These facilities are also expected to change capacity in alignment with growth of certain population age groups. For example, growth in the population over 65 is assumed to encourage an </w:t>
      </w:r>
      <w:r w:rsidR="002F742E">
        <w:rPr>
          <w:rFonts w:ascii="Arial" w:hAnsi="Arial" w:cs="Arial"/>
        </w:rPr>
        <w:t>increase</w:t>
      </w:r>
      <w:r>
        <w:rPr>
          <w:rFonts w:ascii="Arial" w:hAnsi="Arial" w:cs="Arial"/>
        </w:rPr>
        <w:t xml:space="preserve"> </w:t>
      </w:r>
      <w:r w:rsidR="002F742E">
        <w:rPr>
          <w:rFonts w:ascii="Arial" w:hAnsi="Arial" w:cs="Arial"/>
        </w:rPr>
        <w:t>in</w:t>
      </w:r>
      <w:r>
        <w:rPr>
          <w:rFonts w:ascii="Arial" w:hAnsi="Arial" w:cs="Arial"/>
        </w:rPr>
        <w:t xml:space="preserve"> nursing home capacity.</w:t>
      </w:r>
    </w:p>
    <w:p w14:paraId="2CCA522E" w14:textId="77777777" w:rsidR="00365F04" w:rsidRDefault="00365F04" w:rsidP="00365F04">
      <w:pPr>
        <w:ind w:left="360"/>
        <w:rPr>
          <w:rFonts w:ascii="Arial" w:hAnsi="Arial" w:cs="Arial"/>
        </w:rPr>
      </w:pPr>
      <w:r>
        <w:rPr>
          <w:rFonts w:ascii="Arial" w:hAnsi="Arial" w:cs="Arial"/>
        </w:rPr>
        <w:t xml:space="preserve">Group quarters population is reported </w:t>
      </w:r>
      <w:r w:rsidR="00BF028E">
        <w:rPr>
          <w:rFonts w:ascii="Arial" w:hAnsi="Arial" w:cs="Arial"/>
        </w:rPr>
        <w:t>among</w:t>
      </w:r>
      <w:r>
        <w:rPr>
          <w:rFonts w:ascii="Arial" w:hAnsi="Arial" w:cs="Arial"/>
        </w:rPr>
        <w:t xml:space="preserve"> three age categories—under 18, 18 – 64 and 65 and older. </w:t>
      </w:r>
      <w:r w:rsidR="00466166">
        <w:rPr>
          <w:rFonts w:ascii="Arial" w:hAnsi="Arial" w:cs="Arial"/>
        </w:rPr>
        <w:t xml:space="preserve">Using the </w:t>
      </w:r>
      <w:r w:rsidR="004A38B8">
        <w:rPr>
          <w:rFonts w:ascii="Arial" w:hAnsi="Arial" w:cs="Arial"/>
        </w:rPr>
        <w:t xml:space="preserve">most recently available </w:t>
      </w:r>
      <w:r w:rsidR="00B71D20">
        <w:rPr>
          <w:rFonts w:ascii="Arial" w:hAnsi="Arial" w:cs="Arial"/>
        </w:rPr>
        <w:t xml:space="preserve">county </w:t>
      </w:r>
      <w:r w:rsidR="004A38B8">
        <w:rPr>
          <w:rFonts w:ascii="Arial" w:hAnsi="Arial" w:cs="Arial"/>
        </w:rPr>
        <w:t>estimates</w:t>
      </w:r>
      <w:r w:rsidR="004A38B8">
        <w:rPr>
          <w:rStyle w:val="FootnoteReference"/>
          <w:rFonts w:ascii="Arial" w:hAnsi="Arial" w:cs="Arial"/>
        </w:rPr>
        <w:footnoteReference w:id="11"/>
      </w:r>
      <w:r w:rsidR="004A38B8">
        <w:rPr>
          <w:rFonts w:ascii="Arial" w:hAnsi="Arial" w:cs="Arial"/>
        </w:rPr>
        <w:t>, the percent of the population in group quarters in each of these three age groups was calculated. T</w:t>
      </w:r>
      <w:r w:rsidR="00855934">
        <w:rPr>
          <w:rFonts w:ascii="Arial" w:hAnsi="Arial" w:cs="Arial"/>
        </w:rPr>
        <w:t>he</w:t>
      </w:r>
      <w:del w:id="102" w:author="Aaron Schill" w:date="2019-02-27T16:06:00Z">
        <w:r w:rsidR="00855934" w:rsidDel="006E5397">
          <w:rPr>
            <w:rFonts w:ascii="Arial" w:hAnsi="Arial" w:cs="Arial"/>
          </w:rPr>
          <w:delText>se</w:delText>
        </w:r>
      </w:del>
      <w:r w:rsidR="00855934">
        <w:rPr>
          <w:rFonts w:ascii="Arial" w:hAnsi="Arial" w:cs="Arial"/>
        </w:rPr>
        <w:t xml:space="preserve"> </w:t>
      </w:r>
      <w:r w:rsidR="00B71D20">
        <w:rPr>
          <w:rFonts w:ascii="Arial" w:hAnsi="Arial" w:cs="Arial"/>
        </w:rPr>
        <w:t>shares of each age category in group quarters were then applied to the county age category projections for each of the 2020 – 2050 5-year projections.</w:t>
      </w:r>
    </w:p>
    <w:p w14:paraId="68BF6F5F" w14:textId="77777777" w:rsidR="00FA03DF" w:rsidRDefault="00FA03DF" w:rsidP="00FA03DF">
      <w:pPr>
        <w:ind w:left="360"/>
        <w:rPr>
          <w:rFonts w:ascii="Arial" w:hAnsi="Arial" w:cs="Arial"/>
        </w:rPr>
      </w:pPr>
      <w:r>
        <w:rPr>
          <w:rFonts w:ascii="Arial" w:hAnsi="Arial" w:cs="Arial"/>
        </w:rPr>
        <w:t>Finally, the population in households was calculated by subtracting group quarters population from total population in each of the projection years.</w:t>
      </w:r>
    </w:p>
    <w:p w14:paraId="1320865A" w14:textId="77777777" w:rsidR="00FA03DF" w:rsidRPr="0085355E" w:rsidRDefault="00FA03DF" w:rsidP="00FA03DF">
      <w:pPr>
        <w:ind w:left="360"/>
        <w:rPr>
          <w:rFonts w:ascii="Arial" w:hAnsi="Arial" w:cs="Arial"/>
          <w:b/>
          <w:i/>
          <w:sz w:val="20"/>
        </w:rPr>
      </w:pPr>
      <w:r w:rsidRPr="0085355E">
        <w:rPr>
          <w:rFonts w:ascii="Arial" w:hAnsi="Arial" w:cs="Arial"/>
          <w:b/>
          <w:i/>
          <w:sz w:val="20"/>
        </w:rPr>
        <w:t>Methodology Notes</w:t>
      </w:r>
    </w:p>
    <w:p w14:paraId="61CEE151" w14:textId="77777777" w:rsidR="00FA03DF" w:rsidRDefault="00FA03DF" w:rsidP="00365F04">
      <w:pPr>
        <w:ind w:left="360"/>
        <w:rPr>
          <w:rFonts w:ascii="Arial" w:hAnsi="Arial" w:cs="Arial"/>
        </w:rPr>
      </w:pPr>
      <w:r>
        <w:rPr>
          <w:rFonts w:ascii="Arial" w:hAnsi="Arial" w:cs="Arial"/>
        </w:rPr>
        <w:t>Using this ‘fixed shares’ approach to predict</w:t>
      </w:r>
      <w:del w:id="103" w:author="Aaron Schill" w:date="2019-02-27T16:07:00Z">
        <w:r w:rsidDel="006E5397">
          <w:rPr>
            <w:rFonts w:ascii="Arial" w:hAnsi="Arial" w:cs="Arial"/>
          </w:rPr>
          <w:delText>ing</w:delText>
        </w:r>
      </w:del>
      <w:r>
        <w:rPr>
          <w:rFonts w:ascii="Arial" w:hAnsi="Arial" w:cs="Arial"/>
        </w:rPr>
        <w:t xml:space="preserve"> future group quarters population has its limitations. While it is generally reasonable to expect that the market will </w:t>
      </w:r>
      <w:del w:id="104" w:author="Aaron Schill" w:date="2019-02-27T16:08:00Z">
        <w:r w:rsidDel="006E5397">
          <w:rPr>
            <w:rFonts w:ascii="Arial" w:hAnsi="Arial" w:cs="Arial"/>
          </w:rPr>
          <w:delText xml:space="preserve">adjust </w:delText>
        </w:r>
      </w:del>
      <w:ins w:id="105" w:author="Aaron Schill" w:date="2019-02-27T16:08:00Z">
        <w:r w:rsidR="006E5397">
          <w:rPr>
            <w:rFonts w:ascii="Arial" w:hAnsi="Arial" w:cs="Arial"/>
          </w:rPr>
          <w:t xml:space="preserve">respond </w:t>
        </w:r>
      </w:ins>
      <w:r>
        <w:rPr>
          <w:rFonts w:ascii="Arial" w:hAnsi="Arial" w:cs="Arial"/>
        </w:rPr>
        <w:t xml:space="preserve">to </w:t>
      </w:r>
      <w:del w:id="106" w:author="Aaron Schill" w:date="2019-02-27T16:08:00Z">
        <w:r w:rsidDel="006E5397">
          <w:rPr>
            <w:rFonts w:ascii="Arial" w:hAnsi="Arial" w:cs="Arial"/>
          </w:rPr>
          <w:delText xml:space="preserve">the growing </w:delText>
        </w:r>
      </w:del>
      <w:r>
        <w:rPr>
          <w:rFonts w:ascii="Arial" w:hAnsi="Arial" w:cs="Arial"/>
        </w:rPr>
        <w:t>population</w:t>
      </w:r>
      <w:ins w:id="107" w:author="Aaron Schill" w:date="2019-02-27T16:08:00Z">
        <w:r w:rsidR="006E5397">
          <w:rPr>
            <w:rFonts w:ascii="Arial" w:hAnsi="Arial" w:cs="Arial"/>
          </w:rPr>
          <w:t xml:space="preserve"> changes</w:t>
        </w:r>
      </w:ins>
      <w:r>
        <w:rPr>
          <w:rFonts w:ascii="Arial" w:hAnsi="Arial" w:cs="Arial"/>
        </w:rPr>
        <w:t xml:space="preserve"> by </w:t>
      </w:r>
      <w:del w:id="108" w:author="Aaron Schill" w:date="2019-02-27T16:08:00Z">
        <w:r w:rsidDel="006E5397">
          <w:rPr>
            <w:rFonts w:ascii="Arial" w:hAnsi="Arial" w:cs="Arial"/>
          </w:rPr>
          <w:delText>adding new</w:delText>
        </w:r>
      </w:del>
      <w:ins w:id="109" w:author="Aaron Schill" w:date="2019-02-27T16:08:00Z">
        <w:r w:rsidR="006E5397">
          <w:rPr>
            <w:rFonts w:ascii="Arial" w:hAnsi="Arial" w:cs="Arial"/>
          </w:rPr>
          <w:t>adjusting</w:t>
        </w:r>
      </w:ins>
      <w:r>
        <w:rPr>
          <w:rFonts w:ascii="Arial" w:hAnsi="Arial" w:cs="Arial"/>
        </w:rPr>
        <w:t xml:space="preserve"> group quarters capacity</w:t>
      </w:r>
      <w:r w:rsidR="00876EAB">
        <w:rPr>
          <w:rFonts w:ascii="Arial" w:hAnsi="Arial" w:cs="Arial"/>
        </w:rPr>
        <w:t xml:space="preserve"> to meet demand</w:t>
      </w:r>
      <w:r>
        <w:rPr>
          <w:rFonts w:ascii="Arial" w:hAnsi="Arial" w:cs="Arial"/>
        </w:rPr>
        <w:t xml:space="preserve">, it is also possible that </w:t>
      </w:r>
      <w:r w:rsidR="00876EAB">
        <w:rPr>
          <w:rFonts w:ascii="Arial" w:hAnsi="Arial" w:cs="Arial"/>
        </w:rPr>
        <w:t>non-population-driven</w:t>
      </w:r>
      <w:r>
        <w:rPr>
          <w:rFonts w:ascii="Arial" w:hAnsi="Arial" w:cs="Arial"/>
        </w:rPr>
        <w:t xml:space="preserve"> factors could also lead to adding or re</w:t>
      </w:r>
      <w:r w:rsidR="00876EAB">
        <w:rPr>
          <w:rFonts w:ascii="Arial" w:hAnsi="Arial" w:cs="Arial"/>
        </w:rPr>
        <w:t>ducing</w:t>
      </w:r>
      <w:r>
        <w:rPr>
          <w:rFonts w:ascii="Arial" w:hAnsi="Arial" w:cs="Arial"/>
        </w:rPr>
        <w:t xml:space="preserve"> capacity. At a large enough scale, group quarters facility changes could impact our land use and transportation planning efforts. </w:t>
      </w:r>
      <w:commentRangeStart w:id="110"/>
      <w:ins w:id="111" w:author="Aaron Schill" w:date="2019-02-27T16:09:00Z">
        <w:r w:rsidR="006E5397">
          <w:rPr>
            <w:rFonts w:ascii="Arial" w:hAnsi="Arial" w:cs="Arial"/>
          </w:rPr>
          <w:t xml:space="preserve">However, </w:t>
        </w:r>
      </w:ins>
      <w:del w:id="112" w:author="Aaron Schill" w:date="2019-02-27T16:09:00Z">
        <w:r w:rsidDel="006E5397">
          <w:rPr>
            <w:rFonts w:ascii="Arial" w:hAnsi="Arial" w:cs="Arial"/>
          </w:rPr>
          <w:delText>I</w:delText>
        </w:r>
      </w:del>
      <w:ins w:id="113" w:author="Aaron Schill" w:date="2019-02-27T16:09:00Z">
        <w:r w:rsidR="006E5397">
          <w:rPr>
            <w:rFonts w:ascii="Arial" w:hAnsi="Arial" w:cs="Arial"/>
          </w:rPr>
          <w:t>i</w:t>
        </w:r>
      </w:ins>
      <w:r>
        <w:rPr>
          <w:rFonts w:ascii="Arial" w:hAnsi="Arial" w:cs="Arial"/>
        </w:rPr>
        <w:t xml:space="preserve">t is expected that </w:t>
      </w:r>
      <w:r w:rsidR="00876EAB">
        <w:rPr>
          <w:rFonts w:ascii="Arial" w:hAnsi="Arial" w:cs="Arial"/>
        </w:rPr>
        <w:t xml:space="preserve">changes at a great enough magnitude to have a significant impact would likely be planned far enough in advance that our model could incorporate </w:t>
      </w:r>
      <w:r w:rsidR="00275EBD">
        <w:rPr>
          <w:rFonts w:ascii="Arial" w:hAnsi="Arial" w:cs="Arial"/>
        </w:rPr>
        <w:t>any future project developments</w:t>
      </w:r>
      <w:r w:rsidR="00876EAB">
        <w:rPr>
          <w:rFonts w:ascii="Arial" w:hAnsi="Arial" w:cs="Arial"/>
        </w:rPr>
        <w:t xml:space="preserve"> in the next </w:t>
      </w:r>
      <w:r w:rsidR="00BF028E">
        <w:rPr>
          <w:rFonts w:ascii="Arial" w:hAnsi="Arial" w:cs="Arial"/>
        </w:rPr>
        <w:t xml:space="preserve">planning </w:t>
      </w:r>
      <w:r w:rsidR="00876EAB">
        <w:rPr>
          <w:rFonts w:ascii="Arial" w:hAnsi="Arial" w:cs="Arial"/>
        </w:rPr>
        <w:t>cycle.</w:t>
      </w:r>
      <w:commentRangeEnd w:id="110"/>
      <w:r w:rsidR="006E5397">
        <w:rPr>
          <w:rStyle w:val="CommentReference"/>
        </w:rPr>
        <w:commentReference w:id="110"/>
      </w:r>
    </w:p>
    <w:p w14:paraId="58A6CA39" w14:textId="77777777" w:rsidR="008206EF" w:rsidRPr="004B0F8F" w:rsidRDefault="008206EF" w:rsidP="008206EF">
      <w:pPr>
        <w:pStyle w:val="ListParagraph"/>
        <w:ind w:left="1080"/>
        <w:rPr>
          <w:rFonts w:ascii="Arial" w:hAnsi="Arial" w:cs="Arial"/>
        </w:rPr>
      </w:pPr>
    </w:p>
    <w:p w14:paraId="11A8D8D5" w14:textId="77777777" w:rsidR="004B0F8F" w:rsidRPr="00B71D20" w:rsidRDefault="004B0F8F" w:rsidP="005F2156">
      <w:pPr>
        <w:pStyle w:val="ListParagraph"/>
        <w:numPr>
          <w:ilvl w:val="0"/>
          <w:numId w:val="1"/>
        </w:numPr>
        <w:rPr>
          <w:rFonts w:ascii="Arial" w:hAnsi="Arial" w:cs="Arial"/>
        </w:rPr>
      </w:pPr>
      <w:r>
        <w:rPr>
          <w:rFonts w:ascii="Arial" w:hAnsi="Arial" w:cs="Arial"/>
          <w:b/>
        </w:rPr>
        <w:t>Households and Housing Units</w:t>
      </w:r>
    </w:p>
    <w:p w14:paraId="15931AFB" w14:textId="516F62E4" w:rsidR="00B71D20" w:rsidRDefault="00FA03DF" w:rsidP="00B71D20">
      <w:pPr>
        <w:ind w:left="360"/>
        <w:rPr>
          <w:rFonts w:ascii="Arial" w:hAnsi="Arial" w:cs="Arial"/>
        </w:rPr>
      </w:pPr>
      <w:r>
        <w:rPr>
          <w:rFonts w:ascii="Arial" w:hAnsi="Arial" w:cs="Arial"/>
        </w:rPr>
        <w:t xml:space="preserve">In land use forecasting, the consumption of land </w:t>
      </w:r>
      <w:ins w:id="114" w:author="Aaron Schill" w:date="2019-02-28T10:11:00Z">
        <w:r w:rsidR="00E13C72">
          <w:rPr>
            <w:rFonts w:ascii="Arial" w:hAnsi="Arial" w:cs="Arial"/>
          </w:rPr>
          <w:t>i</w:t>
        </w:r>
      </w:ins>
      <w:ins w:id="115" w:author="Aaron Schill" w:date="2019-02-28T10:10:00Z">
        <w:r w:rsidR="00E13C72">
          <w:rPr>
            <w:rFonts w:ascii="Arial" w:hAnsi="Arial" w:cs="Arial"/>
          </w:rPr>
          <w:t>s driven by the projected growth in population</w:t>
        </w:r>
      </w:ins>
      <w:del w:id="116" w:author="Aaron Schill" w:date="2019-02-28T10:11:00Z">
        <w:r w:rsidDel="00E13C72">
          <w:rPr>
            <w:rFonts w:ascii="Arial" w:hAnsi="Arial" w:cs="Arial"/>
          </w:rPr>
          <w:delText xml:space="preserve">for future residents in the region is driven </w:delText>
        </w:r>
        <w:r w:rsidR="00D00313" w:rsidDel="00E13C72">
          <w:rPr>
            <w:rFonts w:ascii="Arial" w:hAnsi="Arial" w:cs="Arial"/>
          </w:rPr>
          <w:delText xml:space="preserve">in part </w:delText>
        </w:r>
        <w:r w:rsidDel="00E13C72">
          <w:rPr>
            <w:rFonts w:ascii="Arial" w:hAnsi="Arial" w:cs="Arial"/>
          </w:rPr>
          <w:delText>by how many</w:delText>
        </w:r>
      </w:del>
      <w:ins w:id="117" w:author="Aaron Schill" w:date="2019-02-28T10:11:00Z">
        <w:r w:rsidR="00E13C72">
          <w:rPr>
            <w:rFonts w:ascii="Arial" w:hAnsi="Arial" w:cs="Arial"/>
          </w:rPr>
          <w:t xml:space="preserve"> and the number of</w:t>
        </w:r>
      </w:ins>
      <w:r>
        <w:rPr>
          <w:rFonts w:ascii="Arial" w:hAnsi="Arial" w:cs="Arial"/>
        </w:rPr>
        <w:t xml:space="preserve"> housing units </w:t>
      </w:r>
      <w:del w:id="118" w:author="Aaron Schill" w:date="2019-02-28T10:11:00Z">
        <w:r w:rsidDel="00E13C72">
          <w:rPr>
            <w:rFonts w:ascii="Arial" w:hAnsi="Arial" w:cs="Arial"/>
          </w:rPr>
          <w:delText xml:space="preserve">are </w:delText>
        </w:r>
      </w:del>
      <w:r>
        <w:rPr>
          <w:rFonts w:ascii="Arial" w:hAnsi="Arial" w:cs="Arial"/>
        </w:rPr>
        <w:t xml:space="preserve">needed </w:t>
      </w:r>
      <w:del w:id="119" w:author="Aaron Schill" w:date="2019-02-28T10:11:00Z">
        <w:r w:rsidDel="00E13C72">
          <w:rPr>
            <w:rFonts w:ascii="Arial" w:hAnsi="Arial" w:cs="Arial"/>
          </w:rPr>
          <w:delText xml:space="preserve">for </w:delText>
        </w:r>
      </w:del>
      <w:ins w:id="120" w:author="Aaron Schill" w:date="2019-02-28T10:11:00Z">
        <w:r w:rsidR="00E13C72">
          <w:rPr>
            <w:rFonts w:ascii="Arial" w:hAnsi="Arial" w:cs="Arial"/>
          </w:rPr>
          <w:t xml:space="preserve">to accommodate </w:t>
        </w:r>
      </w:ins>
      <w:r>
        <w:rPr>
          <w:rFonts w:ascii="Arial" w:hAnsi="Arial" w:cs="Arial"/>
        </w:rPr>
        <w:t xml:space="preserve">those additional people. To convert household population </w:t>
      </w:r>
      <w:r w:rsidR="00876EAB">
        <w:rPr>
          <w:rFonts w:ascii="Arial" w:hAnsi="Arial" w:cs="Arial"/>
        </w:rPr>
        <w:t xml:space="preserve">projections </w:t>
      </w:r>
      <w:r>
        <w:rPr>
          <w:rFonts w:ascii="Arial" w:hAnsi="Arial" w:cs="Arial"/>
        </w:rPr>
        <w:t>into a projected number of housing units, the most recent estimates</w:t>
      </w:r>
      <w:r>
        <w:rPr>
          <w:rStyle w:val="FootnoteReference"/>
          <w:rFonts w:ascii="Arial" w:hAnsi="Arial" w:cs="Arial"/>
        </w:rPr>
        <w:footnoteReference w:id="12"/>
      </w:r>
      <w:r>
        <w:rPr>
          <w:rFonts w:ascii="Arial" w:hAnsi="Arial" w:cs="Arial"/>
        </w:rPr>
        <w:t xml:space="preserve"> of average household size and occupied housing units were used</w:t>
      </w:r>
      <w:r w:rsidR="00876EAB">
        <w:rPr>
          <w:rFonts w:ascii="Arial" w:hAnsi="Arial" w:cs="Arial"/>
        </w:rPr>
        <w:t xml:space="preserve"> as ‘fixed rates’ </w:t>
      </w:r>
      <w:r w:rsidR="00876EAB">
        <w:rPr>
          <w:rFonts w:ascii="Arial" w:hAnsi="Arial" w:cs="Arial"/>
        </w:rPr>
        <w:lastRenderedPageBreak/>
        <w:t>into the future</w:t>
      </w:r>
      <w:r w:rsidR="00035E8D">
        <w:rPr>
          <w:rFonts w:ascii="Arial" w:hAnsi="Arial" w:cs="Arial"/>
        </w:rPr>
        <w:t xml:space="preserve"> (see </w:t>
      </w:r>
      <w:del w:id="121" w:author="Aaron Schill" w:date="2019-02-28T10:11:00Z">
        <w:r w:rsidR="00035E8D" w:rsidDel="00E13C72">
          <w:rPr>
            <w:rFonts w:ascii="Arial" w:hAnsi="Arial" w:cs="Arial"/>
          </w:rPr>
          <w:delText xml:space="preserve">figure </w:delText>
        </w:r>
      </w:del>
      <w:commentRangeStart w:id="122"/>
      <w:ins w:id="123" w:author="Aaron Schill" w:date="2019-02-28T10:11:00Z">
        <w:r w:rsidR="00E13C72">
          <w:rPr>
            <w:rFonts w:ascii="Arial" w:hAnsi="Arial" w:cs="Arial"/>
          </w:rPr>
          <w:t xml:space="preserve">Figure </w:t>
        </w:r>
      </w:ins>
      <w:r w:rsidR="00035E8D">
        <w:rPr>
          <w:rFonts w:ascii="Arial" w:hAnsi="Arial" w:cs="Arial"/>
        </w:rPr>
        <w:t>2</w:t>
      </w:r>
      <w:commentRangeEnd w:id="122"/>
      <w:r w:rsidR="00E13C72">
        <w:rPr>
          <w:rStyle w:val="CommentReference"/>
        </w:rPr>
        <w:commentReference w:id="122"/>
      </w:r>
      <w:r w:rsidR="00035E8D">
        <w:rPr>
          <w:rFonts w:ascii="Arial" w:hAnsi="Arial" w:cs="Arial"/>
        </w:rPr>
        <w:t>)</w:t>
      </w:r>
      <w:r>
        <w:rPr>
          <w:rFonts w:ascii="Arial" w:hAnsi="Arial" w:cs="Arial"/>
        </w:rPr>
        <w:t>.</w:t>
      </w:r>
      <w:r w:rsidR="00876EAB">
        <w:rPr>
          <w:rFonts w:ascii="Arial" w:hAnsi="Arial" w:cs="Arial"/>
        </w:rPr>
        <w:t xml:space="preserve"> At the county level, it </w:t>
      </w:r>
      <w:r w:rsidR="00035E8D">
        <w:rPr>
          <w:rFonts w:ascii="Arial" w:hAnsi="Arial" w:cs="Arial"/>
        </w:rPr>
        <w:t>i</w:t>
      </w:r>
      <w:r w:rsidR="00876EAB">
        <w:rPr>
          <w:rFonts w:ascii="Arial" w:hAnsi="Arial" w:cs="Arial"/>
        </w:rPr>
        <w:t>s considered safe to assume that changes in household size and occupancy rates w</w:t>
      </w:r>
      <w:r w:rsidR="00035E8D">
        <w:rPr>
          <w:rFonts w:ascii="Arial" w:hAnsi="Arial" w:cs="Arial"/>
        </w:rPr>
        <w:t>ill</w:t>
      </w:r>
      <w:r w:rsidR="00876EAB">
        <w:rPr>
          <w:rFonts w:ascii="Arial" w:hAnsi="Arial" w:cs="Arial"/>
        </w:rPr>
        <w:t xml:space="preserve"> be gradual</w:t>
      </w:r>
      <w:ins w:id="124" w:author="Aaron Schill" w:date="2019-02-28T10:12:00Z">
        <w:r w:rsidR="00E13C72">
          <w:rPr>
            <w:rFonts w:ascii="Arial" w:hAnsi="Arial" w:cs="Arial"/>
          </w:rPr>
          <w:t>;</w:t>
        </w:r>
      </w:ins>
      <w:r w:rsidR="00876EAB">
        <w:rPr>
          <w:rFonts w:ascii="Arial" w:hAnsi="Arial" w:cs="Arial"/>
        </w:rPr>
        <w:t xml:space="preserve"> and therefore</w:t>
      </w:r>
      <w:ins w:id="125" w:author="Aaron Schill" w:date="2019-02-28T10:12:00Z">
        <w:r w:rsidR="00E13C72">
          <w:rPr>
            <w:rFonts w:ascii="Arial" w:hAnsi="Arial" w:cs="Arial"/>
          </w:rPr>
          <w:t>, any changes over the forecast period will</w:t>
        </w:r>
      </w:ins>
      <w:r w:rsidR="00876EAB">
        <w:rPr>
          <w:rFonts w:ascii="Arial" w:hAnsi="Arial" w:cs="Arial"/>
        </w:rPr>
        <w:t xml:space="preserve"> have a </w:t>
      </w:r>
      <w:del w:id="126" w:author="Aaron Schill" w:date="2019-02-28T10:12:00Z">
        <w:r w:rsidR="00876EAB" w:rsidDel="00E13C72">
          <w:rPr>
            <w:rFonts w:ascii="Arial" w:hAnsi="Arial" w:cs="Arial"/>
          </w:rPr>
          <w:delText xml:space="preserve">minimal </w:delText>
        </w:r>
      </w:del>
      <w:ins w:id="127" w:author="Aaron Schill" w:date="2019-02-28T10:12:00Z">
        <w:r w:rsidR="00E13C72">
          <w:rPr>
            <w:rFonts w:ascii="Arial" w:hAnsi="Arial" w:cs="Arial"/>
          </w:rPr>
          <w:t xml:space="preserve">negligible </w:t>
        </w:r>
      </w:ins>
      <w:r w:rsidR="00876EAB">
        <w:rPr>
          <w:rFonts w:ascii="Arial" w:hAnsi="Arial" w:cs="Arial"/>
        </w:rPr>
        <w:t>impact on projections.</w:t>
      </w:r>
    </w:p>
    <w:commentRangeStart w:id="128"/>
    <w:p w14:paraId="477EBA1E" w14:textId="1DD015E5" w:rsidR="00876EAB" w:rsidRPr="008728F4" w:rsidRDefault="005D440B" w:rsidP="00B71D20">
      <w:pPr>
        <w:ind w:left="360"/>
        <w:rPr>
          <w:ins w:id="129" w:author="Liz Whelan" w:date="2019-02-28T11:50:00Z"/>
          <w:rFonts w:ascii="Arial" w:eastAsiaTheme="minorEastAsia" w:hAnsi="Arial" w:cs="Arial"/>
          <w:rPrChange w:id="130" w:author="Liz Whelan" w:date="2019-02-28T11:50:00Z">
            <w:rPr>
              <w:ins w:id="131" w:author="Liz Whelan" w:date="2019-02-28T11:50:00Z"/>
              <w:rFonts w:ascii="Cambria Math" w:hAnsi="Cambria Math" w:cs="Arial"/>
              <w:i/>
            </w:rPr>
          </w:rPrChange>
        </w:rPr>
      </w:pPr>
      <m:oMathPara>
        <m:oMath>
          <m:sSub>
            <m:sSubPr>
              <m:ctrlPr>
                <w:rPr>
                  <w:rFonts w:ascii="Cambria Math" w:hAnsi="Cambria Math" w:cs="Arial"/>
                  <w:i/>
                </w:rPr>
              </m:ctrlPr>
            </m:sSubPr>
            <m:e>
              <m:r>
                <w:rPr>
                  <w:rFonts w:ascii="Cambria Math" w:hAnsi="Cambria Math" w:cs="Arial"/>
                </w:rPr>
                <m:t>House</m:t>
              </m:r>
              <m:r>
                <w:rPr>
                  <w:rFonts w:ascii="Cambria Math" w:hAnsi="Cambria Math" w:cs="Arial"/>
                </w:rPr>
                <m:t>h</m:t>
              </m:r>
              <m:r>
                <w:rPr>
                  <w:rFonts w:ascii="Cambria Math" w:hAnsi="Cambria Math" w:cs="Arial"/>
                </w:rPr>
                <m:t>old</m:t>
              </m:r>
              <m:r>
                <w:rPr>
                  <w:rFonts w:ascii="Cambria Math" w:hAnsi="Cambria Math" w:cs="Arial"/>
                </w:rPr>
                <m:t xml:space="preserve"> </m:t>
              </m:r>
              <m:r>
                <w:rPr>
                  <w:rFonts w:ascii="Cambria Math" w:hAnsi="Cambria Math" w:cs="Arial"/>
                </w:rPr>
                <m:t>Population</m:t>
              </m:r>
            </m:e>
            <m:sub>
              <m:r>
                <w:rPr>
                  <w:rFonts w:ascii="Cambria Math" w:hAnsi="Cambria Math" w:cs="Arial"/>
                </w:rPr>
                <m:t>Year</m:t>
              </m:r>
              <m:r>
                <w:rPr>
                  <w:rFonts w:ascii="Cambria Math" w:hAnsi="Cambria Math" w:cs="Arial"/>
                </w:rPr>
                <m:t xml:space="preserve"> </m:t>
              </m:r>
              <m:r>
                <w:rPr>
                  <w:rFonts w:ascii="Cambria Math" w:hAnsi="Cambria Math" w:cs="Arial"/>
                </w:rPr>
                <m:t>X</m:t>
              </m:r>
            </m:sub>
          </m:sSub>
          <m:r>
            <w:rPr>
              <w:rFonts w:ascii="Cambria Math" w:hAnsi="Cambria Math" w:cs="Arial"/>
            </w:rPr>
            <m:t>×</m:t>
          </m:r>
          <m:f>
            <m:fPr>
              <m:ctrlPr>
                <w:rPr>
                  <w:rFonts w:ascii="Cambria Math" w:hAnsi="Cambria Math" w:cs="Arial"/>
                  <w:i/>
                </w:rPr>
              </m:ctrlPr>
            </m:fPr>
            <m:num>
              <m:r>
                <w:rPr>
                  <w:rFonts w:ascii="Cambria Math" w:hAnsi="Cambria Math" w:cs="Arial"/>
                </w:rPr>
                <m:t>Population</m:t>
              </m:r>
            </m:num>
            <m:den>
              <m:r>
                <w:rPr>
                  <w:rFonts w:ascii="Cambria Math" w:hAnsi="Cambria Math" w:cs="Arial"/>
                </w:rPr>
                <m:t>House</m:t>
              </m:r>
              <m:r>
                <w:rPr>
                  <w:rFonts w:ascii="Cambria Math" w:hAnsi="Cambria Math" w:cs="Arial"/>
                </w:rPr>
                <m:t>h</m:t>
              </m:r>
              <m:r>
                <w:rPr>
                  <w:rFonts w:ascii="Cambria Math" w:hAnsi="Cambria Math" w:cs="Arial"/>
                </w:rPr>
                <m:t>old</m:t>
              </m:r>
            </m:den>
          </m:f>
          <m:r>
            <w:rPr>
              <w:rFonts w:ascii="Cambria Math" w:hAnsi="Cambria Math" w:cs="Arial"/>
            </w:rPr>
            <m:t>=</m:t>
          </m:r>
          <m:sSub>
            <m:sSubPr>
              <m:ctrlPr>
                <w:rPr>
                  <w:rFonts w:ascii="Cambria Math" w:hAnsi="Cambria Math" w:cs="Arial"/>
                  <w:i/>
                </w:rPr>
              </m:ctrlPr>
            </m:sSubPr>
            <m:e>
              <m:r>
                <w:rPr>
                  <w:rFonts w:ascii="Cambria Math" w:hAnsi="Cambria Math" w:cs="Arial"/>
                </w:rPr>
                <m:t>House</m:t>
              </m:r>
              <m:r>
                <w:rPr>
                  <w:rFonts w:ascii="Cambria Math" w:hAnsi="Cambria Math" w:cs="Arial"/>
                </w:rPr>
                <m:t>h</m:t>
              </m:r>
              <m:r>
                <w:rPr>
                  <w:rFonts w:ascii="Cambria Math" w:hAnsi="Cambria Math" w:cs="Arial"/>
                </w:rPr>
                <m:t>olds</m:t>
              </m:r>
            </m:e>
            <m:sub>
              <m:r>
                <w:rPr>
                  <w:rFonts w:ascii="Cambria Math" w:hAnsi="Cambria Math" w:cs="Arial"/>
                </w:rPr>
                <m:t>Year</m:t>
              </m:r>
              <m:r>
                <w:rPr>
                  <w:rFonts w:ascii="Cambria Math" w:hAnsi="Cambria Math" w:cs="Arial"/>
                </w:rPr>
                <m:t xml:space="preserve"> </m:t>
              </m:r>
              <m:r>
                <w:rPr>
                  <w:rFonts w:ascii="Cambria Math" w:hAnsi="Cambria Math" w:cs="Arial"/>
                </w:rPr>
                <m:t>X</m:t>
              </m:r>
            </m:sub>
          </m:sSub>
          <m:r>
            <w:ins w:id="132" w:author="Liz Whelan" w:date="2019-02-28T11:50:00Z">
              <w:rPr>
                <w:rFonts w:ascii="Cambria Math" w:hAnsi="Cambria Math" w:cs="Arial"/>
              </w:rPr>
              <m:t xml:space="preserve"> ,</m:t>
            </w:ins>
          </m:r>
        </m:oMath>
      </m:oMathPara>
    </w:p>
    <w:p w14:paraId="52E4A78A" w14:textId="5860FB40" w:rsidR="008728F4" w:rsidRPr="008728F4" w:rsidRDefault="008728F4" w:rsidP="00B71D20">
      <w:pPr>
        <w:ind w:left="360"/>
        <w:rPr>
          <w:rFonts w:ascii="Arial" w:eastAsiaTheme="minorEastAsia" w:hAnsi="Arial" w:cs="Arial"/>
        </w:rPr>
      </w:pPr>
      <m:oMathPara>
        <m:oMath>
          <m:r>
            <w:ins w:id="133" w:author="Liz Whelan" w:date="2019-02-28T11:50:00Z">
              <w:rPr>
                <w:rFonts w:ascii="Cambria Math" w:hAnsi="Cambria Math" w:cs="Arial"/>
              </w:rPr>
              <m:t xml:space="preserve">where </m:t>
            </w:ins>
          </m:r>
          <m:f>
            <m:fPr>
              <m:ctrlPr>
                <w:ins w:id="134" w:author="Liz Whelan" w:date="2019-02-28T11:50:00Z">
                  <w:rPr>
                    <w:rFonts w:ascii="Cambria Math" w:hAnsi="Cambria Math" w:cs="Arial"/>
                    <w:i/>
                  </w:rPr>
                </w:ins>
              </m:ctrlPr>
            </m:fPr>
            <m:num>
              <m:r>
                <w:ins w:id="135" w:author="Liz Whelan" w:date="2019-02-28T11:50:00Z">
                  <w:rPr>
                    <w:rFonts w:ascii="Cambria Math" w:hAnsi="Cambria Math" w:cs="Arial"/>
                  </w:rPr>
                  <m:t>Population</m:t>
                </w:ins>
              </m:r>
            </m:num>
            <m:den>
              <m:r>
                <w:ins w:id="136" w:author="Liz Whelan" w:date="2019-02-28T11:50:00Z">
                  <w:rPr>
                    <w:rFonts w:ascii="Cambria Math" w:hAnsi="Cambria Math" w:cs="Arial"/>
                  </w:rPr>
                  <m:t>Household</m:t>
                </w:ins>
              </m:r>
            </m:den>
          </m:f>
          <m:r>
            <w:ins w:id="137" w:author="Liz Whelan" w:date="2019-02-28T11:50:00Z">
              <w:rPr>
                <w:rFonts w:ascii="Cambria Math" w:hAnsi="Cambria Math" w:cs="Arial"/>
              </w:rPr>
              <m:t>=Average Household Size</m:t>
            </w:ins>
          </m:r>
        </m:oMath>
      </m:oMathPara>
    </w:p>
    <w:p w14:paraId="63B6EDCF" w14:textId="77777777" w:rsidR="00876EAB" w:rsidRPr="00876EAB" w:rsidRDefault="00876EAB" w:rsidP="00B71D20">
      <w:pPr>
        <w:ind w:left="360"/>
        <w:rPr>
          <w:rFonts w:ascii="Arial" w:eastAsiaTheme="minorEastAsia" w:hAnsi="Arial" w:cs="Arial"/>
        </w:rPr>
      </w:pPr>
    </w:p>
    <w:p w14:paraId="7C4C49D0" w14:textId="77777777" w:rsidR="008728F4" w:rsidRPr="008728F4" w:rsidRDefault="005D440B" w:rsidP="00B71D20">
      <w:pPr>
        <w:ind w:left="360"/>
        <w:rPr>
          <w:ins w:id="138" w:author="Liz Whelan" w:date="2019-02-28T11:50:00Z"/>
          <w:rFonts w:ascii="Arial" w:eastAsiaTheme="minorEastAsia" w:hAnsi="Arial" w:cs="Arial"/>
          <w:rPrChange w:id="139" w:author="Liz Whelan" w:date="2019-02-28T11:50:00Z">
            <w:rPr>
              <w:ins w:id="140" w:author="Liz Whelan" w:date="2019-02-28T11:50:00Z"/>
              <w:rFonts w:ascii="Cambria Math" w:hAnsi="Cambria Math" w:cs="Arial"/>
              <w:i/>
            </w:rPr>
          </w:rPrChange>
        </w:rPr>
      </w:pPr>
      <m:oMathPara>
        <m:oMath>
          <m:sSub>
            <m:sSubPr>
              <m:ctrlPr>
                <w:rPr>
                  <w:rFonts w:ascii="Cambria Math" w:hAnsi="Cambria Math" w:cs="Arial"/>
                  <w:i/>
                </w:rPr>
              </m:ctrlPr>
            </m:sSubPr>
            <m:e>
              <m:r>
                <w:rPr>
                  <w:rFonts w:ascii="Cambria Math" w:hAnsi="Cambria Math" w:cs="Arial"/>
                </w:rPr>
                <m:t>House</m:t>
              </m:r>
              <m:r>
                <w:rPr>
                  <w:rFonts w:ascii="Cambria Math" w:hAnsi="Cambria Math" w:cs="Arial"/>
                </w:rPr>
                <m:t>h</m:t>
              </m:r>
              <m:r>
                <w:rPr>
                  <w:rFonts w:ascii="Cambria Math" w:hAnsi="Cambria Math" w:cs="Arial"/>
                </w:rPr>
                <m:t>olds</m:t>
              </m:r>
              <m:r>
                <w:rPr>
                  <w:rFonts w:ascii="Cambria Math" w:hAnsi="Cambria Math" w:cs="Arial"/>
                </w:rPr>
                <m:t xml:space="preserve"> </m:t>
              </m:r>
            </m:e>
            <m:sub>
              <m:r>
                <w:rPr>
                  <w:rFonts w:ascii="Cambria Math" w:hAnsi="Cambria Math" w:cs="Arial"/>
                </w:rPr>
                <m:t>Year</m:t>
              </m:r>
              <m:r>
                <w:rPr>
                  <w:rFonts w:ascii="Cambria Math" w:hAnsi="Cambria Math" w:cs="Arial"/>
                </w:rPr>
                <m:t xml:space="preserve"> </m:t>
              </m:r>
              <m:r>
                <w:rPr>
                  <w:rFonts w:ascii="Cambria Math" w:hAnsi="Cambria Math" w:cs="Arial"/>
                </w:rPr>
                <m:t>X</m:t>
              </m:r>
            </m:sub>
          </m:sSub>
          <m:r>
            <w:rPr>
              <w:rFonts w:ascii="Cambria Math" w:hAnsi="Cambria Math" w:cs="Arial"/>
            </w:rPr>
            <m:t>×</m:t>
          </m:r>
          <m:f>
            <m:fPr>
              <m:ctrlPr>
                <w:rPr>
                  <w:rFonts w:ascii="Cambria Math" w:hAnsi="Cambria Math" w:cs="Arial"/>
                  <w:i/>
                </w:rPr>
              </m:ctrlPr>
            </m:fPr>
            <m:num>
              <m:r>
                <w:rPr>
                  <w:rFonts w:ascii="Cambria Math" w:hAnsi="Cambria Math" w:cs="Arial"/>
                </w:rPr>
                <m:t>House</m:t>
              </m:r>
              <m:r>
                <w:rPr>
                  <w:rFonts w:ascii="Cambria Math" w:hAnsi="Cambria Math" w:cs="Arial"/>
                </w:rPr>
                <m:t>h</m:t>
              </m:r>
              <m:r>
                <w:rPr>
                  <w:rFonts w:ascii="Cambria Math" w:hAnsi="Cambria Math" w:cs="Arial"/>
                </w:rPr>
                <m:t>olds</m:t>
              </m:r>
            </m:num>
            <m:den>
              <m:r>
                <w:rPr>
                  <w:rFonts w:ascii="Cambria Math" w:hAnsi="Cambria Math" w:cs="Arial"/>
                </w:rPr>
                <m:t>Housi</m:t>
              </m:r>
              <m:r>
                <w:rPr>
                  <w:rFonts w:ascii="Cambria Math" w:hAnsi="Cambria Math" w:cs="Arial"/>
                </w:rPr>
                <m:t>n</m:t>
              </m:r>
              <m:r>
                <w:rPr>
                  <w:rFonts w:ascii="Cambria Math" w:hAnsi="Cambria Math" w:cs="Arial"/>
                </w:rPr>
                <m:t>g</m:t>
              </m:r>
              <m:r>
                <w:rPr>
                  <w:rFonts w:ascii="Cambria Math" w:hAnsi="Cambria Math" w:cs="Arial"/>
                </w:rPr>
                <m:t xml:space="preserve"> </m:t>
              </m:r>
              <m:r>
                <w:rPr>
                  <w:rFonts w:ascii="Cambria Math" w:hAnsi="Cambria Math" w:cs="Arial"/>
                </w:rPr>
                <m:t>Units</m:t>
              </m:r>
            </m:den>
          </m:f>
          <m:r>
            <w:rPr>
              <w:rFonts w:ascii="Cambria Math" w:hAnsi="Cambria Math" w:cs="Arial"/>
            </w:rPr>
            <m:t>=</m:t>
          </m:r>
          <m:sSub>
            <m:sSubPr>
              <m:ctrlPr>
                <w:rPr>
                  <w:rFonts w:ascii="Cambria Math" w:hAnsi="Cambria Math" w:cs="Arial"/>
                  <w:i/>
                </w:rPr>
              </m:ctrlPr>
            </m:sSubPr>
            <m:e>
              <m:r>
                <w:rPr>
                  <w:rFonts w:ascii="Cambria Math" w:hAnsi="Cambria Math" w:cs="Arial"/>
                </w:rPr>
                <m:t>Housing</m:t>
              </m:r>
              <m:r>
                <w:rPr>
                  <w:rFonts w:ascii="Cambria Math" w:hAnsi="Cambria Math" w:cs="Arial"/>
                </w:rPr>
                <m:t xml:space="preserve"> </m:t>
              </m:r>
              <m:r>
                <w:rPr>
                  <w:rFonts w:ascii="Cambria Math" w:hAnsi="Cambria Math" w:cs="Arial"/>
                </w:rPr>
                <m:t>Units</m:t>
              </m:r>
            </m:e>
            <m:sub>
              <m:r>
                <w:rPr>
                  <w:rFonts w:ascii="Cambria Math" w:hAnsi="Cambria Math" w:cs="Arial"/>
                </w:rPr>
                <m:t>Year</m:t>
              </m:r>
              <m:r>
                <w:rPr>
                  <w:rFonts w:ascii="Cambria Math" w:hAnsi="Cambria Math" w:cs="Arial"/>
                </w:rPr>
                <m:t xml:space="preserve"> </m:t>
              </m:r>
              <m:r>
                <w:rPr>
                  <w:rFonts w:ascii="Cambria Math" w:hAnsi="Cambria Math" w:cs="Arial"/>
                </w:rPr>
                <m:t>X</m:t>
              </m:r>
            </m:sub>
          </m:sSub>
          <w:commentRangeEnd w:id="128"/>
          <m:r>
            <m:rPr>
              <m:sty m:val="p"/>
            </m:rPr>
            <w:rPr>
              <w:rStyle w:val="CommentReference"/>
            </w:rPr>
            <w:commentReference w:id="128"/>
          </m:r>
          <m:r>
            <w:ins w:id="141" w:author="Liz Whelan" w:date="2019-02-28T11:49:00Z">
              <w:rPr>
                <w:rFonts w:ascii="Cambria Math" w:hAnsi="Cambria Math" w:cs="Arial"/>
              </w:rPr>
              <m:t xml:space="preserve"> , </m:t>
            </w:ins>
          </m:r>
        </m:oMath>
      </m:oMathPara>
    </w:p>
    <w:p w14:paraId="7BCE0107" w14:textId="1FBBA241" w:rsidR="00876EAB" w:rsidRPr="00BF028E" w:rsidRDefault="00C01252" w:rsidP="00B71D20">
      <w:pPr>
        <w:ind w:left="360"/>
        <w:rPr>
          <w:rFonts w:ascii="Arial" w:eastAsiaTheme="minorEastAsia" w:hAnsi="Arial" w:cs="Arial"/>
        </w:rPr>
      </w:pPr>
      <m:oMathPara>
        <m:oMath>
          <m:r>
            <w:ins w:id="142" w:author="Liz Whelan" w:date="2019-02-28T11:49:00Z">
              <w:rPr>
                <w:rFonts w:ascii="Cambria Math" w:hAnsi="Cambria Math" w:cs="Arial"/>
              </w:rPr>
              <m:t>where</m:t>
            </w:ins>
          </m:r>
          <m:f>
            <m:fPr>
              <m:ctrlPr>
                <w:ins w:id="143" w:author="Liz Whelan" w:date="2019-02-28T11:49:00Z">
                  <w:rPr>
                    <w:rFonts w:ascii="Cambria Math" w:hAnsi="Cambria Math" w:cs="Arial"/>
                    <w:i/>
                  </w:rPr>
                </w:ins>
              </m:ctrlPr>
            </m:fPr>
            <m:num>
              <m:r>
                <w:ins w:id="144" w:author="Liz Whelan" w:date="2019-02-28T11:49:00Z">
                  <w:rPr>
                    <w:rFonts w:ascii="Cambria Math" w:hAnsi="Cambria Math" w:cs="Arial"/>
                  </w:rPr>
                  <m:t>Households</m:t>
                </w:ins>
              </m:r>
            </m:num>
            <m:den>
              <m:r>
                <w:ins w:id="145" w:author="Liz Whelan" w:date="2019-02-28T11:49:00Z">
                  <w:rPr>
                    <w:rFonts w:ascii="Cambria Math" w:hAnsi="Cambria Math" w:cs="Arial"/>
                  </w:rPr>
                  <m:t>Housing Units</m:t>
                </w:ins>
              </m:r>
            </m:den>
          </m:f>
          <m:r>
            <w:ins w:id="146" w:author="Liz Whelan" w:date="2019-02-28T11:50:00Z">
              <w:rPr>
                <w:rFonts w:ascii="Cambria Math" w:hAnsi="Cambria Math" w:cs="Arial"/>
              </w:rPr>
              <m:t>=Occupancy Rate</m:t>
            </w:ins>
          </m:r>
          <m:r>
            <w:ins w:id="147" w:author="Liz Whelan" w:date="2019-02-28T11:49:00Z">
              <w:rPr>
                <w:rFonts w:ascii="Cambria Math" w:hAnsi="Cambria Math" w:cs="Arial"/>
              </w:rPr>
              <m:t xml:space="preserve"> </m:t>
            </w:ins>
          </m:r>
        </m:oMath>
      </m:oMathPara>
    </w:p>
    <w:p w14:paraId="290A59CA" w14:textId="77777777" w:rsidR="00BF028E" w:rsidRDefault="00BF028E" w:rsidP="00B71D20">
      <w:pPr>
        <w:ind w:left="360"/>
        <w:rPr>
          <w:rFonts w:ascii="Arial" w:eastAsiaTheme="minorEastAsia" w:hAnsi="Arial" w:cs="Arial"/>
        </w:rPr>
      </w:pPr>
    </w:p>
    <w:p w14:paraId="0D2351C2" w14:textId="77777777" w:rsidR="009F3B89" w:rsidRDefault="009F3B89" w:rsidP="00B71D20">
      <w:pPr>
        <w:ind w:left="360"/>
        <w:rPr>
          <w:rFonts w:ascii="Arial" w:eastAsiaTheme="minorEastAsia" w:hAnsi="Arial" w:cs="Arial"/>
        </w:rPr>
      </w:pPr>
      <w:commentRangeStart w:id="148"/>
      <w:r>
        <w:rPr>
          <w:rFonts w:ascii="Arial" w:eastAsiaTheme="minorEastAsia" w:hAnsi="Arial" w:cs="Arial"/>
        </w:rPr>
        <w:t xml:space="preserve">The future growth of households by county is distributed </w:t>
      </w:r>
      <w:r w:rsidR="00696B80">
        <w:rPr>
          <w:rFonts w:ascii="Arial" w:eastAsiaTheme="minorEastAsia" w:hAnsi="Arial" w:cs="Arial"/>
        </w:rPr>
        <w:t>…</w:t>
      </w:r>
      <w:commentRangeEnd w:id="148"/>
      <w:r w:rsidR="00E13C72">
        <w:rPr>
          <w:rStyle w:val="CommentReference"/>
        </w:rPr>
        <w:commentReference w:id="148"/>
      </w:r>
    </w:p>
    <w:p w14:paraId="1F043BDF" w14:textId="77777777" w:rsidR="008206EF" w:rsidRDefault="00876EAB" w:rsidP="00876EAB">
      <w:pPr>
        <w:ind w:firstLine="360"/>
        <w:rPr>
          <w:rFonts w:ascii="Arial" w:hAnsi="Arial" w:cs="Arial"/>
          <w:b/>
          <w:i/>
        </w:rPr>
      </w:pPr>
      <w:r>
        <w:rPr>
          <w:rFonts w:ascii="Arial" w:hAnsi="Arial" w:cs="Arial"/>
          <w:b/>
          <w:i/>
        </w:rPr>
        <w:t>Methodology Notes</w:t>
      </w:r>
    </w:p>
    <w:p w14:paraId="00799CED" w14:textId="77777777" w:rsidR="00112007" w:rsidRDefault="007F4832" w:rsidP="007F71FC">
      <w:pPr>
        <w:ind w:left="360"/>
        <w:rPr>
          <w:rFonts w:ascii="Arial" w:hAnsi="Arial" w:cs="Arial"/>
        </w:rPr>
      </w:pPr>
      <w:r>
        <w:rPr>
          <w:rFonts w:ascii="Arial" w:hAnsi="Arial" w:cs="Arial"/>
        </w:rPr>
        <w:t>[Depending on the outcome, may want to discuss process for fitting the conversion from small area households to household population to the county totals]</w:t>
      </w:r>
    </w:p>
    <w:p w14:paraId="5485EB71" w14:textId="77777777" w:rsidR="00275EBD" w:rsidRPr="00876EAB" w:rsidRDefault="00275EBD" w:rsidP="007F71FC">
      <w:pPr>
        <w:ind w:left="360"/>
        <w:rPr>
          <w:rFonts w:ascii="Arial" w:hAnsi="Arial" w:cs="Arial"/>
        </w:rPr>
      </w:pPr>
      <w:r>
        <w:rPr>
          <w:rFonts w:ascii="Arial" w:hAnsi="Arial" w:cs="Arial"/>
        </w:rPr>
        <w:t>[Using fixed rates of household size and housing unit occupancy has limitations.]</w:t>
      </w:r>
    </w:p>
    <w:p w14:paraId="30A6227F" w14:textId="77777777" w:rsidR="00287961" w:rsidRPr="002B4621" w:rsidRDefault="00D70F5B" w:rsidP="002B4621">
      <w:pPr>
        <w:pStyle w:val="ListParagraph"/>
        <w:numPr>
          <w:ilvl w:val="0"/>
          <w:numId w:val="1"/>
        </w:numPr>
        <w:rPr>
          <w:rFonts w:ascii="Arial" w:hAnsi="Arial" w:cs="Arial"/>
        </w:rPr>
      </w:pPr>
      <w:r>
        <w:rPr>
          <w:rFonts w:ascii="Arial" w:hAnsi="Arial" w:cs="Arial"/>
          <w:b/>
        </w:rPr>
        <w:t>Labor Force and Employed Workers</w:t>
      </w:r>
    </w:p>
    <w:p w14:paraId="70863C46" w14:textId="6D68CFA3" w:rsidR="00130774" w:rsidRDefault="00B61EEB" w:rsidP="002B4621">
      <w:pPr>
        <w:ind w:left="360"/>
        <w:rPr>
          <w:rFonts w:ascii="Arial" w:hAnsi="Arial" w:cs="Arial"/>
        </w:rPr>
      </w:pPr>
      <w:commentRangeStart w:id="149"/>
      <w:r>
        <w:rPr>
          <w:rFonts w:ascii="Arial" w:hAnsi="Arial" w:cs="Arial"/>
        </w:rPr>
        <w:t xml:space="preserve">There are two critical considerations when </w:t>
      </w:r>
      <w:del w:id="150" w:author="Aaron Schill" w:date="2019-02-28T10:38:00Z">
        <w:r w:rsidDel="00600F76">
          <w:rPr>
            <w:rFonts w:ascii="Arial" w:hAnsi="Arial" w:cs="Arial"/>
          </w:rPr>
          <w:delText>modeling predicted land use changes</w:delText>
        </w:r>
      </w:del>
      <w:ins w:id="151" w:author="Aaron Schill" w:date="2019-02-28T10:38:00Z">
        <w:r w:rsidR="00600F76">
          <w:rPr>
            <w:rFonts w:ascii="Arial" w:hAnsi="Arial" w:cs="Arial"/>
          </w:rPr>
          <w:t xml:space="preserve">planning for future land use development and travel demands, </w:t>
        </w:r>
      </w:ins>
      <w:del w:id="152" w:author="Aaron Schill" w:date="2019-02-28T10:39:00Z">
        <w:r w:rsidDel="00600F76">
          <w:rPr>
            <w:rFonts w:ascii="Arial" w:hAnsi="Arial" w:cs="Arial"/>
          </w:rPr>
          <w:delText>—</w:delText>
        </w:r>
      </w:del>
      <w:ins w:id="153" w:author="Aaron Schill" w:date="2019-02-28T10:39:00Z">
        <w:r w:rsidR="00600F76">
          <w:rPr>
            <w:rFonts w:ascii="Arial" w:hAnsi="Arial" w:cs="Arial"/>
          </w:rPr>
          <w:t xml:space="preserve">the first being the scale and location of population growth </w:t>
        </w:r>
      </w:ins>
      <w:del w:id="154" w:author="Aaron Schill" w:date="2019-02-28T10:39:00Z">
        <w:r w:rsidDel="00600F76">
          <w:rPr>
            <w:rFonts w:ascii="Arial" w:hAnsi="Arial" w:cs="Arial"/>
          </w:rPr>
          <w:delText xml:space="preserve">where people will live </w:delText>
        </w:r>
      </w:del>
      <w:r>
        <w:rPr>
          <w:rFonts w:ascii="Arial" w:hAnsi="Arial" w:cs="Arial"/>
        </w:rPr>
        <w:t xml:space="preserve">(addressed </w:t>
      </w:r>
      <w:del w:id="155" w:author="Aaron Schill" w:date="2019-02-28T10:39:00Z">
        <w:r w:rsidR="007F4832" w:rsidDel="00600F76">
          <w:rPr>
            <w:rFonts w:ascii="Arial" w:hAnsi="Arial" w:cs="Arial"/>
          </w:rPr>
          <w:delText xml:space="preserve">with household projections </w:delText>
        </w:r>
      </w:del>
      <w:r>
        <w:rPr>
          <w:rFonts w:ascii="Arial" w:hAnsi="Arial" w:cs="Arial"/>
        </w:rPr>
        <w:t xml:space="preserve">in </w:t>
      </w:r>
      <w:del w:id="156" w:author="Aaron Schill" w:date="2019-02-28T10:39:00Z">
        <w:r w:rsidDel="00600F76">
          <w:rPr>
            <w:rFonts w:ascii="Arial" w:hAnsi="Arial" w:cs="Arial"/>
          </w:rPr>
          <w:delText xml:space="preserve">section </w:delText>
        </w:r>
      </w:del>
      <w:ins w:id="157" w:author="Aaron Schill" w:date="2019-02-28T10:39:00Z">
        <w:r w:rsidR="00600F76">
          <w:rPr>
            <w:rFonts w:ascii="Arial" w:hAnsi="Arial" w:cs="Arial"/>
          </w:rPr>
          <w:t>Sections 1-</w:t>
        </w:r>
      </w:ins>
      <w:r>
        <w:rPr>
          <w:rFonts w:ascii="Arial" w:hAnsi="Arial" w:cs="Arial"/>
        </w:rPr>
        <w:t>4)</w:t>
      </w:r>
      <w:ins w:id="158" w:author="Aaron Schill" w:date="2019-02-28T10:39:00Z">
        <w:r w:rsidR="00B51FFC">
          <w:rPr>
            <w:rFonts w:ascii="Arial" w:hAnsi="Arial" w:cs="Arial"/>
          </w:rPr>
          <w:t>,</w:t>
        </w:r>
      </w:ins>
      <w:r>
        <w:rPr>
          <w:rFonts w:ascii="Arial" w:hAnsi="Arial" w:cs="Arial"/>
        </w:rPr>
        <w:t xml:space="preserve"> and</w:t>
      </w:r>
      <w:ins w:id="159" w:author="Aaron Schill" w:date="2019-02-28T10:40:00Z">
        <w:r w:rsidR="00B51FFC">
          <w:rPr>
            <w:rFonts w:ascii="Arial" w:hAnsi="Arial" w:cs="Arial"/>
          </w:rPr>
          <w:t xml:space="preserve"> the other being</w:t>
        </w:r>
      </w:ins>
      <w:r>
        <w:rPr>
          <w:rFonts w:ascii="Arial" w:hAnsi="Arial" w:cs="Arial"/>
        </w:rPr>
        <w:t xml:space="preserve"> </w:t>
      </w:r>
      <w:del w:id="160" w:author="Aaron Schill" w:date="2019-02-28T10:42:00Z">
        <w:r w:rsidDel="00B51FFC">
          <w:rPr>
            <w:rFonts w:ascii="Arial" w:hAnsi="Arial" w:cs="Arial"/>
          </w:rPr>
          <w:delText>where people will work</w:delText>
        </w:r>
      </w:del>
      <w:ins w:id="161" w:author="Aaron Schill" w:date="2019-02-28T10:42:00Z">
        <w:r w:rsidR="00B51FFC">
          <w:rPr>
            <w:rFonts w:ascii="Arial" w:hAnsi="Arial" w:cs="Arial"/>
          </w:rPr>
          <w:t>changes in the labor force and jobs throughout the region (Sections 5-7 will address this second consideration)</w:t>
        </w:r>
      </w:ins>
      <w:r>
        <w:rPr>
          <w:rFonts w:ascii="Arial" w:hAnsi="Arial" w:cs="Arial"/>
        </w:rPr>
        <w:t>.</w:t>
      </w:r>
      <w:commentRangeEnd w:id="149"/>
      <w:r w:rsidR="009748B5">
        <w:rPr>
          <w:rStyle w:val="CommentReference"/>
        </w:rPr>
        <w:commentReference w:id="149"/>
      </w:r>
      <w:r>
        <w:rPr>
          <w:rFonts w:ascii="Arial" w:hAnsi="Arial" w:cs="Arial"/>
        </w:rPr>
        <w:t xml:space="preserve"> While there are many economic factors at play that drive where and what types of jobs </w:t>
      </w:r>
      <w:r w:rsidR="007F4832">
        <w:rPr>
          <w:rFonts w:ascii="Arial" w:hAnsi="Arial" w:cs="Arial"/>
        </w:rPr>
        <w:t>will</w:t>
      </w:r>
      <w:r>
        <w:rPr>
          <w:rFonts w:ascii="Arial" w:hAnsi="Arial" w:cs="Arial"/>
        </w:rPr>
        <w:t xml:space="preserve"> </w:t>
      </w:r>
      <w:r w:rsidR="007F4832">
        <w:rPr>
          <w:rFonts w:ascii="Arial" w:hAnsi="Arial" w:cs="Arial"/>
        </w:rPr>
        <w:t>increase in the future</w:t>
      </w:r>
      <w:r>
        <w:rPr>
          <w:rFonts w:ascii="Arial" w:hAnsi="Arial" w:cs="Arial"/>
        </w:rPr>
        <w:t>, our modeling allows for a general assumption that job growth will occur in tandem with</w:t>
      </w:r>
      <w:r w:rsidR="00130774">
        <w:rPr>
          <w:rFonts w:ascii="Arial" w:hAnsi="Arial" w:cs="Arial"/>
        </w:rPr>
        <w:t xml:space="preserve"> growth of the working population. As a result, the population projections (by age, from </w:t>
      </w:r>
      <w:del w:id="162" w:author="Aaron Schill" w:date="2019-02-28T10:44:00Z">
        <w:r w:rsidR="00130774" w:rsidDel="00B51FFC">
          <w:rPr>
            <w:rFonts w:ascii="Arial" w:hAnsi="Arial" w:cs="Arial"/>
          </w:rPr>
          <w:delText xml:space="preserve">section </w:delText>
        </w:r>
      </w:del>
      <w:ins w:id="163" w:author="Aaron Schill" w:date="2019-02-28T10:44:00Z">
        <w:r w:rsidR="00B51FFC">
          <w:rPr>
            <w:rFonts w:ascii="Arial" w:hAnsi="Arial" w:cs="Arial"/>
          </w:rPr>
          <w:t xml:space="preserve">Section </w:t>
        </w:r>
      </w:ins>
      <w:r w:rsidR="00130774">
        <w:rPr>
          <w:rFonts w:ascii="Arial" w:hAnsi="Arial" w:cs="Arial"/>
        </w:rPr>
        <w:t>2) are used to project each county’s labor force and the employed workers among them.</w:t>
      </w:r>
    </w:p>
    <w:p w14:paraId="68C336F9" w14:textId="5C906193" w:rsidR="0059235C" w:rsidRDefault="00130774" w:rsidP="002B4621">
      <w:pPr>
        <w:ind w:left="360"/>
        <w:rPr>
          <w:rFonts w:ascii="Arial" w:hAnsi="Arial" w:cs="Arial"/>
        </w:rPr>
      </w:pPr>
      <w:r>
        <w:rPr>
          <w:rFonts w:ascii="Arial" w:hAnsi="Arial" w:cs="Arial"/>
        </w:rPr>
        <w:t xml:space="preserve">Labor force participation varies by age, </w:t>
      </w:r>
      <w:r w:rsidR="007F4832">
        <w:rPr>
          <w:rFonts w:ascii="Arial" w:hAnsi="Arial" w:cs="Arial"/>
        </w:rPr>
        <w:t xml:space="preserve">generally </w:t>
      </w:r>
      <w:r>
        <w:rPr>
          <w:rFonts w:ascii="Arial" w:hAnsi="Arial" w:cs="Arial"/>
        </w:rPr>
        <w:t xml:space="preserve">with some participation among younger 15-19-year-olds, high participation in ages 20 – 54, and waning participation in age groups 55 and older. The most recent data </w:t>
      </w:r>
      <w:r w:rsidR="00D471D0">
        <w:rPr>
          <w:rFonts w:ascii="Arial" w:hAnsi="Arial" w:cs="Arial"/>
        </w:rPr>
        <w:t>at the county level on labor force participation by age</w:t>
      </w:r>
      <w:r w:rsidR="00D471D0">
        <w:rPr>
          <w:rStyle w:val="FootnoteReference"/>
          <w:rFonts w:ascii="Arial" w:hAnsi="Arial" w:cs="Arial"/>
        </w:rPr>
        <w:footnoteReference w:id="13"/>
      </w:r>
      <w:r w:rsidR="00D471D0">
        <w:rPr>
          <w:rFonts w:ascii="Arial" w:hAnsi="Arial" w:cs="Arial"/>
        </w:rPr>
        <w:t xml:space="preserve"> is used to predict labor force participation</w:t>
      </w:r>
      <w:ins w:id="164" w:author="Aaron Schill" w:date="2019-02-28T10:44:00Z">
        <w:r w:rsidR="00B51FFC">
          <w:rPr>
            <w:rFonts w:ascii="Arial" w:hAnsi="Arial" w:cs="Arial"/>
          </w:rPr>
          <w:t xml:space="preserve"> rates</w:t>
        </w:r>
      </w:ins>
      <w:r w:rsidR="00D471D0">
        <w:rPr>
          <w:rFonts w:ascii="Arial" w:hAnsi="Arial" w:cs="Arial"/>
        </w:rPr>
        <w:t xml:space="preserve"> in the future.</w:t>
      </w:r>
    </w:p>
    <w:p w14:paraId="2420DDE1" w14:textId="28ADA503" w:rsidR="002B4621" w:rsidRDefault="00F36804" w:rsidP="002B4621">
      <w:pPr>
        <w:ind w:left="360"/>
        <w:rPr>
          <w:rFonts w:ascii="Arial" w:hAnsi="Arial" w:cs="Arial"/>
        </w:rPr>
      </w:pPr>
      <w:del w:id="165" w:author="Aaron Schill" w:date="2019-02-28T10:44:00Z">
        <w:r w:rsidDel="00B51FFC">
          <w:rPr>
            <w:rFonts w:ascii="Arial" w:hAnsi="Arial" w:cs="Arial"/>
          </w:rPr>
          <w:delText xml:space="preserve"> </w:delText>
        </w:r>
      </w:del>
      <w:r>
        <w:rPr>
          <w:rFonts w:ascii="Arial" w:hAnsi="Arial" w:cs="Arial"/>
        </w:rPr>
        <w:t xml:space="preserve">As seen in </w:t>
      </w:r>
      <w:del w:id="166" w:author="Aaron Schill" w:date="2019-02-28T10:45:00Z">
        <w:r w:rsidDel="00B51FFC">
          <w:rPr>
            <w:rFonts w:ascii="Arial" w:hAnsi="Arial" w:cs="Arial"/>
          </w:rPr>
          <w:delText xml:space="preserve">figure </w:delText>
        </w:r>
      </w:del>
      <w:commentRangeStart w:id="167"/>
      <w:ins w:id="168" w:author="Aaron Schill" w:date="2019-02-28T10:45:00Z">
        <w:r w:rsidR="00B51FFC">
          <w:rPr>
            <w:rFonts w:ascii="Arial" w:hAnsi="Arial" w:cs="Arial"/>
          </w:rPr>
          <w:t xml:space="preserve">Figure </w:t>
        </w:r>
      </w:ins>
      <w:r>
        <w:rPr>
          <w:rFonts w:ascii="Arial" w:hAnsi="Arial" w:cs="Arial"/>
        </w:rPr>
        <w:t>3</w:t>
      </w:r>
      <w:commentRangeEnd w:id="167"/>
      <w:r w:rsidR="00B51FFC">
        <w:rPr>
          <w:rStyle w:val="CommentReference"/>
        </w:rPr>
        <w:commentReference w:id="167"/>
      </w:r>
      <w:r>
        <w:rPr>
          <w:rFonts w:ascii="Arial" w:hAnsi="Arial" w:cs="Arial"/>
        </w:rPr>
        <w:t xml:space="preserve">, below, the labor force participation data are reported for </w:t>
      </w:r>
      <w:del w:id="169" w:author="Aaron Schill" w:date="2019-02-28T10:46:00Z">
        <w:r w:rsidDel="00B51FFC">
          <w:rPr>
            <w:rFonts w:ascii="Arial" w:hAnsi="Arial" w:cs="Arial"/>
          </w:rPr>
          <w:delText xml:space="preserve">slightly </w:delText>
        </w:r>
      </w:del>
      <w:r>
        <w:rPr>
          <w:rFonts w:ascii="Arial" w:hAnsi="Arial" w:cs="Arial"/>
        </w:rPr>
        <w:t xml:space="preserve">different age groups than the 5-year age </w:t>
      </w:r>
      <w:del w:id="170" w:author="Aaron Schill" w:date="2019-02-28T10:46:00Z">
        <w:r w:rsidDel="00B51FFC">
          <w:rPr>
            <w:rFonts w:ascii="Arial" w:hAnsi="Arial" w:cs="Arial"/>
          </w:rPr>
          <w:delText xml:space="preserve">groups </w:delText>
        </w:r>
      </w:del>
      <w:ins w:id="171" w:author="Aaron Schill" w:date="2019-02-28T10:46:00Z">
        <w:r w:rsidR="00B51FFC">
          <w:rPr>
            <w:rFonts w:ascii="Arial" w:hAnsi="Arial" w:cs="Arial"/>
          </w:rPr>
          <w:t xml:space="preserve">cohorts </w:t>
        </w:r>
      </w:ins>
      <w:r>
        <w:rPr>
          <w:rFonts w:ascii="Arial" w:hAnsi="Arial" w:cs="Arial"/>
        </w:rPr>
        <w:t xml:space="preserve">available in our population projections. Age groupings 20 and 21; and 22 to 24 were aggregated to 20 to 24, and similarly groups 60 and 61; and 62 to 64 were aggregated to 60 to 64. Group 16 to 19 was </w:t>
      </w:r>
      <w:r>
        <w:rPr>
          <w:rFonts w:ascii="Arial" w:hAnsi="Arial" w:cs="Arial"/>
        </w:rPr>
        <w:lastRenderedPageBreak/>
        <w:t xml:space="preserve">used as a proxy for group 15 to 19, and group 75 and older was used as a proxy for 75 to 79. Rates for groups 35 to 44 and 45 to 54 were </w:t>
      </w:r>
      <w:del w:id="172" w:author="Aaron Schill" w:date="2019-02-28T10:46:00Z">
        <w:r w:rsidDel="00B51FFC">
          <w:rPr>
            <w:rFonts w:ascii="Arial" w:hAnsi="Arial" w:cs="Arial"/>
          </w:rPr>
          <w:delText xml:space="preserve">used </w:delText>
        </w:r>
      </w:del>
      <w:r>
        <w:rPr>
          <w:rFonts w:ascii="Arial" w:hAnsi="Arial" w:cs="Arial"/>
        </w:rPr>
        <w:t>applied to groups 35 to 39 and 40 to 44; and 45 to 49 and 50 to 54, respectively.</w:t>
      </w:r>
    </w:p>
    <w:p w14:paraId="1BECB80A" w14:textId="77777777" w:rsidR="0059235C" w:rsidRPr="002B4621" w:rsidRDefault="0059235C" w:rsidP="002B4621">
      <w:pPr>
        <w:ind w:left="360"/>
        <w:rPr>
          <w:rFonts w:ascii="Arial" w:hAnsi="Arial" w:cs="Arial"/>
        </w:rPr>
      </w:pPr>
    </w:p>
    <w:p w14:paraId="635D0D0E" w14:textId="77777777" w:rsidR="00287961" w:rsidRDefault="00475ABF" w:rsidP="00287961">
      <w:pPr>
        <w:pStyle w:val="ListParagraph"/>
        <w:ind w:left="360"/>
        <w:rPr>
          <w:rFonts w:ascii="Arial" w:hAnsi="Arial" w:cs="Arial"/>
        </w:rPr>
      </w:pPr>
      <w:commentRangeStart w:id="173"/>
      <w:r>
        <w:rPr>
          <w:noProof/>
        </w:rPr>
        <w:drawing>
          <wp:inline distT="0" distB="0" distL="0" distR="0" wp14:anchorId="290053F6" wp14:editId="0CA1BC44">
            <wp:extent cx="5924550" cy="2570480"/>
            <wp:effectExtent l="0" t="0" r="0" b="1270"/>
            <wp:docPr id="2" name="Chart 2">
              <a:extLst xmlns:a="http://schemas.openxmlformats.org/drawingml/2006/main">
                <a:ext uri="{FF2B5EF4-FFF2-40B4-BE49-F238E27FC236}">
                  <a16:creationId xmlns:a16="http://schemas.microsoft.com/office/drawing/2014/main" id="{CA61800F-0C6B-47D3-9760-C551D46E96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commentRangeEnd w:id="173"/>
      <w:r w:rsidR="00B51FFC">
        <w:rPr>
          <w:rStyle w:val="CommentReference"/>
        </w:rPr>
        <w:commentReference w:id="173"/>
      </w:r>
    </w:p>
    <w:p w14:paraId="03CABF7C" w14:textId="77777777" w:rsidR="00475ABF" w:rsidRPr="00287961" w:rsidRDefault="00475ABF" w:rsidP="00287961">
      <w:pPr>
        <w:pStyle w:val="ListParagraph"/>
        <w:ind w:left="360"/>
        <w:rPr>
          <w:rFonts w:ascii="Arial" w:hAnsi="Arial" w:cs="Arial"/>
        </w:rPr>
      </w:pPr>
      <w:r>
        <w:rPr>
          <w:noProof/>
        </w:rPr>
        <w:drawing>
          <wp:inline distT="0" distB="0" distL="0" distR="0" wp14:anchorId="33C04383" wp14:editId="71EAC504">
            <wp:extent cx="5943600" cy="2419350"/>
            <wp:effectExtent l="0" t="0" r="0" b="0"/>
            <wp:docPr id="3" name="Chart 3">
              <a:extLst xmlns:a="http://schemas.openxmlformats.org/drawingml/2006/main">
                <a:ext uri="{FF2B5EF4-FFF2-40B4-BE49-F238E27FC236}">
                  <a16:creationId xmlns:a16="http://schemas.microsoft.com/office/drawing/2014/main" id="{96373EB3-77C3-45B6-ADBA-0F500E56E4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420B305" w14:textId="77777777" w:rsidR="0059235C" w:rsidRDefault="0059235C" w:rsidP="0059235C">
      <w:pPr>
        <w:pStyle w:val="ListParagraph"/>
        <w:ind w:left="360"/>
        <w:rPr>
          <w:rFonts w:ascii="Arial" w:hAnsi="Arial" w:cs="Arial"/>
        </w:rPr>
      </w:pPr>
    </w:p>
    <w:p w14:paraId="4580786B" w14:textId="77777777" w:rsidR="0059235C" w:rsidRDefault="0059235C" w:rsidP="0059235C">
      <w:pPr>
        <w:pStyle w:val="ListParagraph"/>
        <w:ind w:left="360"/>
        <w:rPr>
          <w:rFonts w:ascii="Arial" w:hAnsi="Arial" w:cs="Arial"/>
        </w:rPr>
      </w:pPr>
      <w:commentRangeStart w:id="174"/>
      <w:r>
        <w:rPr>
          <w:rFonts w:ascii="Arial" w:hAnsi="Arial" w:cs="Arial"/>
        </w:rPr>
        <w:t>Following the same approach, the most recent county data are used to estimate the employed percent of the labor force by 5-year age groups.</w:t>
      </w:r>
      <w:commentRangeEnd w:id="174"/>
      <w:r w:rsidR="009A4B27">
        <w:rPr>
          <w:rStyle w:val="CommentReference"/>
        </w:rPr>
        <w:commentReference w:id="174"/>
      </w:r>
    </w:p>
    <w:p w14:paraId="6C988426" w14:textId="77777777" w:rsidR="0059235C" w:rsidRDefault="0059235C" w:rsidP="0059235C">
      <w:pPr>
        <w:pStyle w:val="ListParagraph"/>
        <w:ind w:left="360"/>
        <w:rPr>
          <w:rFonts w:ascii="Arial" w:hAnsi="Arial" w:cs="Arial"/>
        </w:rPr>
      </w:pPr>
    </w:p>
    <w:p w14:paraId="3212997F" w14:textId="77777777" w:rsidR="002A395B" w:rsidRPr="00F67156" w:rsidRDefault="00EB48F4" w:rsidP="00F67156">
      <w:pPr>
        <w:pStyle w:val="ListParagraph"/>
        <w:ind w:left="360"/>
        <w:rPr>
          <w:rFonts w:ascii="Arial" w:hAnsi="Arial" w:cs="Arial"/>
        </w:rPr>
      </w:pPr>
      <w:r>
        <w:rPr>
          <w:rFonts w:ascii="Arial" w:hAnsi="Arial" w:cs="Arial"/>
        </w:rPr>
        <w:t>The labor force and employment rate assumptions are then applied as ‘fixed’ rates to 5-year age group projections from 2020 – 2050</w:t>
      </w:r>
      <w:r w:rsidR="0056388A">
        <w:rPr>
          <w:rFonts w:ascii="Arial" w:hAnsi="Arial" w:cs="Arial"/>
        </w:rPr>
        <w:t>, resulting in projections of labor force and employed workers for each county in each 5-year interval.</w:t>
      </w:r>
    </w:p>
    <w:p w14:paraId="0E976200" w14:textId="77777777" w:rsidR="002A395B" w:rsidRDefault="002A395B" w:rsidP="0059235C">
      <w:pPr>
        <w:pStyle w:val="ListParagraph"/>
        <w:ind w:left="360"/>
        <w:rPr>
          <w:rFonts w:ascii="Arial" w:hAnsi="Arial" w:cs="Arial"/>
          <w:b/>
          <w:i/>
        </w:rPr>
      </w:pPr>
    </w:p>
    <w:p w14:paraId="60974AB4" w14:textId="77777777" w:rsidR="00EB48F4" w:rsidRDefault="00EB48F4" w:rsidP="0059235C">
      <w:pPr>
        <w:pStyle w:val="ListParagraph"/>
        <w:ind w:left="360"/>
        <w:rPr>
          <w:rFonts w:ascii="Arial" w:hAnsi="Arial" w:cs="Arial"/>
          <w:b/>
          <w:i/>
        </w:rPr>
      </w:pPr>
      <w:r>
        <w:rPr>
          <w:rFonts w:ascii="Arial" w:hAnsi="Arial" w:cs="Arial"/>
          <w:b/>
          <w:i/>
        </w:rPr>
        <w:t>Methodology Notes</w:t>
      </w:r>
    </w:p>
    <w:p w14:paraId="2719B7C7" w14:textId="77777777" w:rsidR="002A395B" w:rsidRDefault="002A395B" w:rsidP="0059235C">
      <w:pPr>
        <w:pStyle w:val="ListParagraph"/>
        <w:ind w:left="360"/>
        <w:rPr>
          <w:rFonts w:ascii="Arial" w:hAnsi="Arial" w:cs="Arial"/>
          <w:b/>
          <w:i/>
        </w:rPr>
      </w:pPr>
    </w:p>
    <w:p w14:paraId="20AC25B6" w14:textId="77777777" w:rsidR="00EB48F4" w:rsidRDefault="00EB48F4" w:rsidP="0059235C">
      <w:pPr>
        <w:pStyle w:val="ListParagraph"/>
        <w:ind w:left="360"/>
        <w:rPr>
          <w:rFonts w:ascii="Arial" w:hAnsi="Arial" w:cs="Arial"/>
        </w:rPr>
      </w:pPr>
      <w:r>
        <w:rPr>
          <w:rFonts w:ascii="Arial" w:hAnsi="Arial" w:cs="Arial"/>
        </w:rPr>
        <w:t xml:space="preserve">We assume that labor force participation and rates of employment will stay the same, by age group and county, out to the 2050 horizon year. It is known that these rates are </w:t>
      </w:r>
      <w:r w:rsidR="00F67156">
        <w:rPr>
          <w:rFonts w:ascii="Arial" w:hAnsi="Arial" w:cs="Arial"/>
        </w:rPr>
        <w:t>likely to vary, although under typical circumstances, the variation is assumed to be small</w:t>
      </w:r>
      <w:r>
        <w:rPr>
          <w:rFonts w:ascii="Arial" w:hAnsi="Arial" w:cs="Arial"/>
        </w:rPr>
        <w:t xml:space="preserve">. They can </w:t>
      </w:r>
      <w:r>
        <w:rPr>
          <w:rFonts w:ascii="Arial" w:hAnsi="Arial" w:cs="Arial"/>
        </w:rPr>
        <w:lastRenderedPageBreak/>
        <w:t xml:space="preserve">be impacted by social </w:t>
      </w:r>
      <w:r w:rsidR="00524AFD">
        <w:rPr>
          <w:rFonts w:ascii="Arial" w:hAnsi="Arial" w:cs="Arial"/>
        </w:rPr>
        <w:t xml:space="preserve">or demographic </w:t>
      </w:r>
      <w:r>
        <w:rPr>
          <w:rFonts w:ascii="Arial" w:hAnsi="Arial" w:cs="Arial"/>
        </w:rPr>
        <w:t>change slowly over time (women increasingly entering the workforce over the last half of the 20</w:t>
      </w:r>
      <w:r w:rsidRPr="00EB48F4">
        <w:rPr>
          <w:rFonts w:ascii="Arial" w:hAnsi="Arial" w:cs="Arial"/>
          <w:vertAlign w:val="superscript"/>
        </w:rPr>
        <w:t>th</w:t>
      </w:r>
      <w:r>
        <w:rPr>
          <w:rFonts w:ascii="Arial" w:hAnsi="Arial" w:cs="Arial"/>
        </w:rPr>
        <w:t xml:space="preserve"> century, for example), or more suddenly </w:t>
      </w:r>
      <w:r w:rsidR="00245566">
        <w:rPr>
          <w:rFonts w:ascii="Arial" w:hAnsi="Arial" w:cs="Arial"/>
        </w:rPr>
        <w:t>because of</w:t>
      </w:r>
      <w:r>
        <w:rPr>
          <w:rFonts w:ascii="Arial" w:hAnsi="Arial" w:cs="Arial"/>
        </w:rPr>
        <w:t xml:space="preserve"> an economic shift (after the Great Recession, rising unemployment was followed by decreased labor force participation, for example).</w:t>
      </w:r>
      <w:r w:rsidR="00245566">
        <w:rPr>
          <w:rFonts w:ascii="Arial" w:hAnsi="Arial" w:cs="Arial"/>
        </w:rPr>
        <w:t xml:space="preserve"> Currently, there is question about how labor force participation might change for older age groups, especially in counties that are expected to have a decreased share of 20 – 54-year-olds in the coming decades.</w:t>
      </w:r>
    </w:p>
    <w:p w14:paraId="072F777C" w14:textId="77777777" w:rsidR="00245566" w:rsidRDefault="00245566" w:rsidP="0059235C">
      <w:pPr>
        <w:pStyle w:val="ListParagraph"/>
        <w:ind w:left="360"/>
        <w:rPr>
          <w:rFonts w:ascii="Arial" w:hAnsi="Arial" w:cs="Arial"/>
        </w:rPr>
      </w:pPr>
    </w:p>
    <w:p w14:paraId="430784A6" w14:textId="77777777" w:rsidR="00245566" w:rsidRPr="00EB48F4" w:rsidRDefault="00245566" w:rsidP="0059235C">
      <w:pPr>
        <w:pStyle w:val="ListParagraph"/>
        <w:ind w:left="360"/>
        <w:rPr>
          <w:rFonts w:ascii="Arial" w:hAnsi="Arial" w:cs="Arial"/>
        </w:rPr>
      </w:pPr>
      <w:r>
        <w:rPr>
          <w:rFonts w:ascii="Arial" w:hAnsi="Arial" w:cs="Arial"/>
        </w:rPr>
        <w:t>With our 4-year planning cycle, we can adjust to observed changes that may occur in the meantime, while monitoring any shifts that happen over that period.</w:t>
      </w:r>
    </w:p>
    <w:p w14:paraId="12789B6A" w14:textId="77777777" w:rsidR="0059235C" w:rsidRPr="0059235C" w:rsidRDefault="0059235C" w:rsidP="0059235C">
      <w:pPr>
        <w:pStyle w:val="ListParagraph"/>
        <w:ind w:left="360"/>
        <w:rPr>
          <w:rFonts w:ascii="Arial" w:hAnsi="Arial" w:cs="Arial"/>
        </w:rPr>
      </w:pPr>
    </w:p>
    <w:p w14:paraId="37EEF372" w14:textId="77777777" w:rsidR="004B0F8F" w:rsidRPr="008206EF" w:rsidRDefault="004B0F8F" w:rsidP="004B0F8F">
      <w:pPr>
        <w:pStyle w:val="ListParagraph"/>
        <w:numPr>
          <w:ilvl w:val="0"/>
          <w:numId w:val="1"/>
        </w:numPr>
        <w:rPr>
          <w:rFonts w:ascii="Arial" w:hAnsi="Arial" w:cs="Arial"/>
        </w:rPr>
      </w:pPr>
      <w:r>
        <w:rPr>
          <w:rFonts w:ascii="Arial" w:hAnsi="Arial" w:cs="Arial"/>
          <w:b/>
        </w:rPr>
        <w:t>Job Projections</w:t>
      </w:r>
    </w:p>
    <w:p w14:paraId="64FE3042" w14:textId="77777777" w:rsidR="00C07923" w:rsidRDefault="00C07923" w:rsidP="008206EF">
      <w:pPr>
        <w:pStyle w:val="ListParagraph"/>
        <w:ind w:left="360"/>
        <w:rPr>
          <w:rFonts w:ascii="Arial" w:hAnsi="Arial" w:cs="Arial"/>
        </w:rPr>
      </w:pPr>
    </w:p>
    <w:p w14:paraId="068E37A3" w14:textId="77777777" w:rsidR="008206EF" w:rsidRDefault="00220FB1" w:rsidP="008206EF">
      <w:pPr>
        <w:pStyle w:val="ListParagraph"/>
        <w:ind w:left="360"/>
        <w:rPr>
          <w:rFonts w:ascii="Arial" w:hAnsi="Arial" w:cs="Arial"/>
        </w:rPr>
      </w:pPr>
      <w:commentRangeStart w:id="175"/>
      <w:r>
        <w:rPr>
          <w:rFonts w:ascii="Arial" w:hAnsi="Arial" w:cs="Arial"/>
        </w:rPr>
        <w:t xml:space="preserve">As discussed in the previous section, </w:t>
      </w:r>
      <w:r w:rsidR="0059661B">
        <w:rPr>
          <w:rFonts w:ascii="Arial" w:hAnsi="Arial" w:cs="Arial"/>
        </w:rPr>
        <w:t>our approach</w:t>
      </w:r>
      <w:r w:rsidR="00D34B2B">
        <w:rPr>
          <w:rFonts w:ascii="Arial" w:hAnsi="Arial" w:cs="Arial"/>
        </w:rPr>
        <w:t xml:space="preserve"> to projecting future job growth</w:t>
      </w:r>
      <w:r w:rsidR="0059661B">
        <w:rPr>
          <w:rFonts w:ascii="Arial" w:hAnsi="Arial" w:cs="Arial"/>
        </w:rPr>
        <w:t xml:space="preserve"> rests on an assumption that </w:t>
      </w:r>
      <w:r w:rsidR="0056388A">
        <w:rPr>
          <w:rFonts w:ascii="Arial" w:hAnsi="Arial" w:cs="Arial"/>
        </w:rPr>
        <w:t xml:space="preserve">the </w:t>
      </w:r>
      <w:r w:rsidR="0059661B">
        <w:rPr>
          <w:rFonts w:ascii="Arial" w:hAnsi="Arial" w:cs="Arial"/>
        </w:rPr>
        <w:t>population</w:t>
      </w:r>
      <w:r w:rsidR="0056388A">
        <w:rPr>
          <w:rFonts w:ascii="Arial" w:hAnsi="Arial" w:cs="Arial"/>
        </w:rPr>
        <w:t xml:space="preserve"> of workers</w:t>
      </w:r>
      <w:r w:rsidR="0059661B">
        <w:rPr>
          <w:rFonts w:ascii="Arial" w:hAnsi="Arial" w:cs="Arial"/>
        </w:rPr>
        <w:t xml:space="preserve"> and job growth are correlated,</w:t>
      </w:r>
      <w:r w:rsidR="00C07923">
        <w:rPr>
          <w:rFonts w:ascii="Arial" w:hAnsi="Arial" w:cs="Arial"/>
        </w:rPr>
        <w:t xml:space="preserve"> as economic growth in a place tends to attract new residents, especially at a regional scale. Therefore,</w:t>
      </w:r>
      <w:r w:rsidR="0059661B">
        <w:rPr>
          <w:rFonts w:ascii="Arial" w:hAnsi="Arial" w:cs="Arial"/>
        </w:rPr>
        <w:t xml:space="preserve"> population growth is</w:t>
      </w:r>
      <w:r w:rsidR="00C07923">
        <w:rPr>
          <w:rFonts w:ascii="Arial" w:hAnsi="Arial" w:cs="Arial"/>
        </w:rPr>
        <w:t xml:space="preserve"> considered</w:t>
      </w:r>
      <w:r w:rsidR="0059661B">
        <w:rPr>
          <w:rFonts w:ascii="Arial" w:hAnsi="Arial" w:cs="Arial"/>
        </w:rPr>
        <w:t xml:space="preserve"> a reasonable predictor of job growth.</w:t>
      </w:r>
      <w:commentRangeEnd w:id="175"/>
      <w:r w:rsidR="009A4B27">
        <w:rPr>
          <w:rStyle w:val="CommentReference"/>
        </w:rPr>
        <w:commentReference w:id="175"/>
      </w:r>
    </w:p>
    <w:p w14:paraId="18F90BA9" w14:textId="77777777" w:rsidR="00C07923" w:rsidRDefault="00C07923" w:rsidP="008206EF">
      <w:pPr>
        <w:pStyle w:val="ListParagraph"/>
        <w:ind w:left="360"/>
        <w:rPr>
          <w:rFonts w:ascii="Arial" w:hAnsi="Arial" w:cs="Arial"/>
        </w:rPr>
      </w:pPr>
    </w:p>
    <w:p w14:paraId="254102A6" w14:textId="77777777" w:rsidR="00C07923" w:rsidRDefault="00D34B2B" w:rsidP="008206EF">
      <w:pPr>
        <w:pStyle w:val="ListParagraph"/>
        <w:ind w:left="360"/>
        <w:rPr>
          <w:rFonts w:ascii="Arial" w:hAnsi="Arial" w:cs="Arial"/>
        </w:rPr>
      </w:pPr>
      <w:r>
        <w:rPr>
          <w:rFonts w:ascii="Arial" w:hAnsi="Arial" w:cs="Arial"/>
        </w:rPr>
        <w:t xml:space="preserve">People frequently live and work in different places, so using the residential population of each county to predict job growth in each county requires assumptions about </w:t>
      </w:r>
      <w:r w:rsidR="0056388A">
        <w:rPr>
          <w:rFonts w:ascii="Arial" w:hAnsi="Arial" w:cs="Arial"/>
        </w:rPr>
        <w:t>workers’</w:t>
      </w:r>
      <w:r>
        <w:rPr>
          <w:rFonts w:ascii="Arial" w:hAnsi="Arial" w:cs="Arial"/>
        </w:rPr>
        <w:t xml:space="preserve"> origins (residential counties) and destinations (work counties). For example, if we know that 10% of </w:t>
      </w:r>
      <w:r w:rsidR="00D41F2C">
        <w:rPr>
          <w:rFonts w:ascii="Arial" w:hAnsi="Arial" w:cs="Arial"/>
        </w:rPr>
        <w:t>workers who live in county X go to work in county Y, we assume that 10% of the projected growth of workers in county X will result in that number of new jobs in county Y.</w:t>
      </w:r>
    </w:p>
    <w:p w14:paraId="4A0F733F" w14:textId="77777777" w:rsidR="00D41F2C" w:rsidRDefault="00D41F2C" w:rsidP="008206EF">
      <w:pPr>
        <w:pStyle w:val="ListParagraph"/>
        <w:ind w:left="360"/>
        <w:rPr>
          <w:rFonts w:ascii="Arial" w:hAnsi="Arial" w:cs="Arial"/>
        </w:rPr>
      </w:pPr>
    </w:p>
    <w:p w14:paraId="4DC502AA" w14:textId="77777777" w:rsidR="00B42164" w:rsidRDefault="00D41F2C" w:rsidP="002A395B">
      <w:pPr>
        <w:pStyle w:val="ListParagraph"/>
        <w:ind w:left="360"/>
        <w:rPr>
          <w:rFonts w:ascii="Arial" w:hAnsi="Arial" w:cs="Arial"/>
        </w:rPr>
      </w:pPr>
      <w:r>
        <w:rPr>
          <w:rFonts w:ascii="Arial" w:hAnsi="Arial" w:cs="Arial"/>
        </w:rPr>
        <w:t>Several sources of county-to-county commuter flows were reviewed</w:t>
      </w:r>
      <w:r>
        <w:rPr>
          <w:rStyle w:val="FootnoteReference"/>
          <w:rFonts w:ascii="Arial" w:hAnsi="Arial" w:cs="Arial"/>
        </w:rPr>
        <w:footnoteReference w:id="14"/>
      </w:r>
      <w:r>
        <w:rPr>
          <w:rFonts w:ascii="Arial" w:hAnsi="Arial" w:cs="Arial"/>
        </w:rPr>
        <w:t>. Ultimately, the American Community Survey 2011 – 2015 commuter flow data was selected as the most timely and accurate data available for establishing a so-called origin-destination matrix</w:t>
      </w:r>
      <w:r w:rsidR="00B06646">
        <w:rPr>
          <w:rFonts w:ascii="Arial" w:hAnsi="Arial" w:cs="Arial"/>
        </w:rPr>
        <w:t xml:space="preserve"> [add table]</w:t>
      </w:r>
      <w:r>
        <w:rPr>
          <w:rFonts w:ascii="Arial" w:hAnsi="Arial" w:cs="Arial"/>
        </w:rPr>
        <w:t>.</w:t>
      </w:r>
    </w:p>
    <w:p w14:paraId="1A04183D" w14:textId="77777777" w:rsidR="002A395B" w:rsidRPr="002A395B" w:rsidRDefault="002A395B" w:rsidP="002A395B">
      <w:pPr>
        <w:pStyle w:val="ListParagraph"/>
        <w:ind w:left="360"/>
        <w:rPr>
          <w:rFonts w:ascii="Arial" w:hAnsi="Arial" w:cs="Arial"/>
        </w:rPr>
      </w:pPr>
    </w:p>
    <w:p w14:paraId="2A22A5E4" w14:textId="77777777" w:rsidR="007477BD" w:rsidRDefault="007477BD" w:rsidP="008206EF">
      <w:pPr>
        <w:pStyle w:val="ListParagraph"/>
        <w:ind w:left="360"/>
        <w:rPr>
          <w:rFonts w:ascii="Arial" w:hAnsi="Arial" w:cs="Arial"/>
        </w:rPr>
      </w:pPr>
      <w:r>
        <w:rPr>
          <w:rFonts w:ascii="Arial" w:hAnsi="Arial" w:cs="Arial"/>
        </w:rPr>
        <w:t xml:space="preserve">For each 5-year interval from 2020 – 2050, the projected workers living in a county are divided up into the counties where they work based on the origin-destination matrix. </w:t>
      </w:r>
      <w:r w:rsidR="002A395B">
        <w:rPr>
          <w:rFonts w:ascii="Arial" w:hAnsi="Arial" w:cs="Arial"/>
        </w:rPr>
        <w:t>All</w:t>
      </w:r>
      <w:r>
        <w:rPr>
          <w:rFonts w:ascii="Arial" w:hAnsi="Arial" w:cs="Arial"/>
        </w:rPr>
        <w:t xml:space="preserve"> </w:t>
      </w:r>
      <w:r w:rsidR="00B42164">
        <w:rPr>
          <w:rFonts w:ascii="Arial" w:hAnsi="Arial" w:cs="Arial"/>
        </w:rPr>
        <w:t>workers are then summarized by their destinations to produce a projected number of total jobs in a given county.</w:t>
      </w:r>
    </w:p>
    <w:p w14:paraId="0E42EB7B" w14:textId="77777777" w:rsidR="00B42164" w:rsidRDefault="00B42164" w:rsidP="008206EF">
      <w:pPr>
        <w:pStyle w:val="ListParagraph"/>
        <w:ind w:left="360"/>
        <w:rPr>
          <w:rFonts w:ascii="Arial" w:hAnsi="Arial" w:cs="Arial"/>
        </w:rPr>
      </w:pPr>
    </w:p>
    <w:p w14:paraId="38508462" w14:textId="77777777" w:rsidR="00B42164" w:rsidRPr="00B42164" w:rsidRDefault="00B42164" w:rsidP="008206EF">
      <w:pPr>
        <w:pStyle w:val="ListParagraph"/>
        <w:ind w:left="360"/>
        <w:rPr>
          <w:rFonts w:ascii="Arial" w:hAnsi="Arial" w:cs="Arial"/>
          <w:b/>
          <w:i/>
        </w:rPr>
      </w:pPr>
      <w:r>
        <w:rPr>
          <w:rFonts w:ascii="Arial" w:hAnsi="Arial" w:cs="Arial"/>
          <w:b/>
          <w:i/>
        </w:rPr>
        <w:t>Methodology Notes</w:t>
      </w:r>
    </w:p>
    <w:p w14:paraId="03F36E02" w14:textId="77777777" w:rsidR="00B42164" w:rsidRDefault="00B42164" w:rsidP="00B42164">
      <w:pPr>
        <w:pStyle w:val="ListParagraph"/>
        <w:ind w:left="360"/>
        <w:rPr>
          <w:rFonts w:ascii="Arial" w:hAnsi="Arial" w:cs="Arial"/>
        </w:rPr>
      </w:pPr>
      <w:r>
        <w:rPr>
          <w:rFonts w:ascii="Arial" w:hAnsi="Arial" w:cs="Arial"/>
        </w:rPr>
        <w:t>[Note about ‘raking’ the table to get 2018 workers and jobs in sync. Outside region assumptions.2018 base year employment challenges…]</w:t>
      </w:r>
    </w:p>
    <w:p w14:paraId="2CD0045E" w14:textId="77777777" w:rsidR="00C07923" w:rsidRPr="004B0F8F" w:rsidRDefault="00C07923" w:rsidP="008206EF">
      <w:pPr>
        <w:pStyle w:val="ListParagraph"/>
        <w:ind w:left="360"/>
        <w:rPr>
          <w:rFonts w:ascii="Arial" w:hAnsi="Arial" w:cs="Arial"/>
        </w:rPr>
      </w:pPr>
    </w:p>
    <w:p w14:paraId="4344421F" w14:textId="77777777" w:rsidR="004B0F8F" w:rsidRPr="004B0F8F" w:rsidRDefault="004B0F8F" w:rsidP="005F2156">
      <w:pPr>
        <w:pStyle w:val="ListParagraph"/>
        <w:numPr>
          <w:ilvl w:val="0"/>
          <w:numId w:val="1"/>
        </w:numPr>
        <w:rPr>
          <w:rFonts w:ascii="Arial" w:hAnsi="Arial" w:cs="Arial"/>
        </w:rPr>
      </w:pPr>
      <w:r>
        <w:rPr>
          <w:rFonts w:ascii="Arial" w:hAnsi="Arial" w:cs="Arial"/>
          <w:b/>
        </w:rPr>
        <w:t>Jobs by Industry</w:t>
      </w:r>
    </w:p>
    <w:p w14:paraId="2CA96D0A" w14:textId="77777777" w:rsidR="004B0F8F" w:rsidRDefault="002A395B" w:rsidP="002A395B">
      <w:pPr>
        <w:ind w:left="360"/>
        <w:rPr>
          <w:rFonts w:ascii="Arial" w:hAnsi="Arial" w:cs="Arial"/>
        </w:rPr>
      </w:pPr>
      <w:r>
        <w:rPr>
          <w:rFonts w:ascii="Arial" w:hAnsi="Arial" w:cs="Arial"/>
        </w:rPr>
        <w:t>MORPC land use forecasting is done for small areas within counties, which is ultimately used to predict</w:t>
      </w:r>
      <w:r w:rsidR="00F44767">
        <w:rPr>
          <w:rFonts w:ascii="Arial" w:hAnsi="Arial" w:cs="Arial"/>
        </w:rPr>
        <w:t xml:space="preserve"> how</w:t>
      </w:r>
      <w:r>
        <w:rPr>
          <w:rFonts w:ascii="Arial" w:hAnsi="Arial" w:cs="Arial"/>
        </w:rPr>
        <w:t xml:space="preserve"> travel patterns in the region will change in the future. It is known that different types of businesses </w:t>
      </w:r>
      <w:r w:rsidR="00F44767">
        <w:rPr>
          <w:rFonts w:ascii="Arial" w:hAnsi="Arial" w:cs="Arial"/>
        </w:rPr>
        <w:t xml:space="preserve">or land uses </w:t>
      </w:r>
      <w:r>
        <w:rPr>
          <w:rFonts w:ascii="Arial" w:hAnsi="Arial" w:cs="Arial"/>
        </w:rPr>
        <w:t xml:space="preserve">attract different types of traffic (for example, offices attract traffic during the standard morning and afternoon commute hours, while industrial uses attract </w:t>
      </w:r>
      <w:r w:rsidR="009F3B89">
        <w:rPr>
          <w:rFonts w:ascii="Arial" w:hAnsi="Arial" w:cs="Arial"/>
        </w:rPr>
        <w:t xml:space="preserve">trips for shift work and receiving or delivering goods </w:t>
      </w:r>
      <w:r>
        <w:rPr>
          <w:rFonts w:ascii="Arial" w:hAnsi="Arial" w:cs="Arial"/>
        </w:rPr>
        <w:t>during non-standard hours of the day and night).</w:t>
      </w:r>
    </w:p>
    <w:p w14:paraId="7AC8E0EF" w14:textId="77777777" w:rsidR="00F44767" w:rsidRPr="004B0F8F" w:rsidRDefault="00F44767" w:rsidP="002A395B">
      <w:pPr>
        <w:ind w:left="360"/>
        <w:rPr>
          <w:rFonts w:ascii="Arial" w:hAnsi="Arial" w:cs="Arial"/>
        </w:rPr>
      </w:pPr>
      <w:r>
        <w:rPr>
          <w:rFonts w:ascii="Arial" w:hAnsi="Arial" w:cs="Arial"/>
        </w:rPr>
        <w:lastRenderedPageBreak/>
        <w:t>For this purpose, the overall job projections described in section 6 are broken into five categories of generalized job types in the future—office, retail goods, retail services, industrial</w:t>
      </w:r>
      <w:r w:rsidR="00D47BA4">
        <w:rPr>
          <w:rFonts w:ascii="Arial" w:hAnsi="Arial" w:cs="Arial"/>
        </w:rPr>
        <w:t>,</w:t>
      </w:r>
      <w:r>
        <w:rPr>
          <w:rFonts w:ascii="Arial" w:hAnsi="Arial" w:cs="Arial"/>
        </w:rPr>
        <w:t xml:space="preserve"> and other. </w:t>
      </w:r>
      <w:r w:rsidR="00D47BA4">
        <w:rPr>
          <w:rFonts w:ascii="Arial" w:hAnsi="Arial" w:cs="Arial"/>
        </w:rPr>
        <w:t>These general job types are associated with land use classification</w:t>
      </w:r>
      <w:r w:rsidR="00696B80">
        <w:rPr>
          <w:rFonts w:ascii="Arial" w:hAnsi="Arial" w:cs="Arial"/>
        </w:rPr>
        <w:t>…</w:t>
      </w:r>
    </w:p>
    <w:p w14:paraId="076A3BE5" w14:textId="77777777" w:rsidR="009C1CEC" w:rsidRDefault="009C1CEC" w:rsidP="009C1CEC">
      <w:pPr>
        <w:rPr>
          <w:rFonts w:ascii="Arial" w:hAnsi="Arial" w:cs="Arial"/>
        </w:rPr>
      </w:pPr>
    </w:p>
    <w:p w14:paraId="11887877" w14:textId="77777777" w:rsidR="009C1CEC" w:rsidRDefault="009C1CEC" w:rsidP="009C1CEC">
      <w:pPr>
        <w:rPr>
          <w:rFonts w:ascii="Arial" w:hAnsi="Arial" w:cs="Arial"/>
        </w:rPr>
      </w:pPr>
    </w:p>
    <w:p w14:paraId="3B823084" w14:textId="77777777" w:rsidR="009C1CEC" w:rsidRDefault="009C1CEC" w:rsidP="009C1CEC">
      <w:pPr>
        <w:rPr>
          <w:rFonts w:ascii="Arial" w:hAnsi="Arial" w:cs="Arial"/>
        </w:rPr>
      </w:pPr>
    </w:p>
    <w:p w14:paraId="0C8C1624" w14:textId="77777777" w:rsidR="009C1CEC" w:rsidRDefault="009C1CEC" w:rsidP="009C1CEC">
      <w:pPr>
        <w:rPr>
          <w:rFonts w:ascii="Arial" w:hAnsi="Arial" w:cs="Arial"/>
        </w:rPr>
      </w:pPr>
    </w:p>
    <w:p w14:paraId="753A22EA" w14:textId="77777777" w:rsidR="009C1CEC" w:rsidRDefault="009C1CEC" w:rsidP="009C1CEC">
      <w:pPr>
        <w:rPr>
          <w:rFonts w:ascii="Arial" w:hAnsi="Arial" w:cs="Arial"/>
        </w:rPr>
      </w:pPr>
    </w:p>
    <w:p w14:paraId="525A61EB" w14:textId="77777777" w:rsidR="009C1CEC" w:rsidRDefault="009C1CEC" w:rsidP="009C1CEC">
      <w:pPr>
        <w:rPr>
          <w:rFonts w:ascii="Arial" w:hAnsi="Arial" w:cs="Arial"/>
        </w:rPr>
      </w:pPr>
    </w:p>
    <w:p w14:paraId="706B5866" w14:textId="77777777" w:rsidR="009C1CEC" w:rsidRDefault="009C1CEC" w:rsidP="009C1CEC">
      <w:pPr>
        <w:rPr>
          <w:rFonts w:ascii="Arial" w:hAnsi="Arial" w:cs="Arial"/>
        </w:rPr>
      </w:pPr>
    </w:p>
    <w:p w14:paraId="612B2DB3" w14:textId="77777777" w:rsidR="009C1CEC" w:rsidRDefault="009C1CEC" w:rsidP="009C1CEC">
      <w:pPr>
        <w:rPr>
          <w:rFonts w:ascii="Arial" w:hAnsi="Arial" w:cs="Arial"/>
        </w:rPr>
      </w:pPr>
    </w:p>
    <w:p w14:paraId="5085148D" w14:textId="77777777" w:rsidR="009C1CEC" w:rsidRDefault="009C1CEC" w:rsidP="009C1CEC">
      <w:pPr>
        <w:rPr>
          <w:rFonts w:ascii="Arial" w:hAnsi="Arial" w:cs="Arial"/>
        </w:rPr>
      </w:pPr>
    </w:p>
    <w:p w14:paraId="1C724DFA" w14:textId="77777777" w:rsidR="009C1CEC" w:rsidRDefault="009C1CEC" w:rsidP="009C1CEC">
      <w:pPr>
        <w:rPr>
          <w:rFonts w:ascii="Arial" w:hAnsi="Arial" w:cs="Arial"/>
        </w:rPr>
      </w:pPr>
    </w:p>
    <w:p w14:paraId="682620BF" w14:textId="77777777" w:rsidR="009C1CEC" w:rsidRDefault="009C1CEC" w:rsidP="009C1CEC">
      <w:pPr>
        <w:rPr>
          <w:rFonts w:ascii="Arial" w:hAnsi="Arial" w:cs="Arial"/>
        </w:rPr>
      </w:pPr>
    </w:p>
    <w:p w14:paraId="19C330AE" w14:textId="77777777" w:rsidR="009C1CEC" w:rsidRDefault="009C1CEC" w:rsidP="009C1CEC">
      <w:pPr>
        <w:rPr>
          <w:rFonts w:ascii="Arial" w:hAnsi="Arial" w:cs="Arial"/>
        </w:rPr>
      </w:pPr>
    </w:p>
    <w:p w14:paraId="702F4F43" w14:textId="77777777" w:rsidR="009C1CEC" w:rsidRDefault="009C1CEC" w:rsidP="009C1CEC">
      <w:pPr>
        <w:rPr>
          <w:rFonts w:ascii="Arial" w:hAnsi="Arial" w:cs="Arial"/>
        </w:rPr>
      </w:pPr>
    </w:p>
    <w:p w14:paraId="6200A530" w14:textId="77777777" w:rsidR="009C1CEC" w:rsidRDefault="009C1CEC" w:rsidP="009C1CEC">
      <w:pPr>
        <w:rPr>
          <w:rFonts w:ascii="Arial" w:hAnsi="Arial" w:cs="Arial"/>
        </w:rPr>
      </w:pPr>
    </w:p>
    <w:p w14:paraId="4DCE1959" w14:textId="77777777" w:rsidR="009C1CEC" w:rsidRDefault="009C1CEC" w:rsidP="009C1CEC">
      <w:pPr>
        <w:rPr>
          <w:rFonts w:ascii="Arial" w:hAnsi="Arial" w:cs="Arial"/>
        </w:rPr>
      </w:pPr>
    </w:p>
    <w:p w14:paraId="76AF4F49" w14:textId="77777777" w:rsidR="009C1CEC" w:rsidRDefault="009C1CEC" w:rsidP="009C1CEC">
      <w:pPr>
        <w:rPr>
          <w:rFonts w:ascii="Arial" w:hAnsi="Arial" w:cs="Arial"/>
        </w:rPr>
      </w:pPr>
    </w:p>
    <w:p w14:paraId="3E818933" w14:textId="77777777" w:rsidR="009C1CEC" w:rsidRDefault="009C1CEC" w:rsidP="009C1CEC">
      <w:pPr>
        <w:rPr>
          <w:rFonts w:ascii="Arial" w:hAnsi="Arial" w:cs="Arial"/>
        </w:rPr>
      </w:pPr>
    </w:p>
    <w:p w14:paraId="0A792FBD" w14:textId="77777777" w:rsidR="009C1CEC" w:rsidRDefault="009C1CEC" w:rsidP="009C1CEC">
      <w:pPr>
        <w:rPr>
          <w:rFonts w:ascii="Arial" w:hAnsi="Arial" w:cs="Arial"/>
        </w:rPr>
      </w:pPr>
      <w:r>
        <w:rPr>
          <w:rFonts w:ascii="Arial" w:hAnsi="Arial" w:cs="Arial"/>
        </w:rPr>
        <w:t>Further Reading:</w:t>
      </w:r>
    </w:p>
    <w:p w14:paraId="662920B4" w14:textId="77777777" w:rsidR="009C1CEC" w:rsidRDefault="005D440B" w:rsidP="009C1CEC">
      <w:pPr>
        <w:rPr>
          <w:rFonts w:ascii="Arial" w:hAnsi="Arial" w:cs="Arial"/>
        </w:rPr>
      </w:pPr>
      <w:hyperlink r:id="rId13" w:history="1">
        <w:r w:rsidR="009C1CEC" w:rsidRPr="00CD089B">
          <w:rPr>
            <w:rStyle w:val="Hyperlink"/>
            <w:rFonts w:ascii="Arial" w:hAnsi="Arial" w:cs="Arial"/>
          </w:rPr>
          <w:t>https://otexts.com/fpp2/</w:t>
        </w:r>
      </w:hyperlink>
    </w:p>
    <w:p w14:paraId="52D87853" w14:textId="77777777" w:rsidR="009C1CEC" w:rsidRDefault="009C1CEC" w:rsidP="004A4DD6">
      <w:pPr>
        <w:rPr>
          <w:rFonts w:ascii="Arial" w:hAnsi="Arial" w:cs="Arial"/>
        </w:rPr>
      </w:pPr>
    </w:p>
    <w:p w14:paraId="558CE74F" w14:textId="77777777" w:rsidR="004A4DD6" w:rsidRPr="00F471B0" w:rsidRDefault="004A4DD6" w:rsidP="004A4DD6">
      <w:pPr>
        <w:rPr>
          <w:rFonts w:ascii="Arial" w:hAnsi="Arial" w:cs="Arial"/>
        </w:rPr>
      </w:pPr>
      <w:r>
        <w:rPr>
          <w:rFonts w:ascii="Arial" w:hAnsi="Arial" w:cs="Arial"/>
          <w:color w:val="000000"/>
          <w:sz w:val="17"/>
          <w:szCs w:val="17"/>
          <w:shd w:val="clear" w:color="auto" w:fill="FFFFFF"/>
        </w:rPr>
        <w:t xml:space="preserve">Annual Estimates of the Resident Population for Selected Age Groups by Sex for the United States, States, Counties and Puerto Rico Commonwealth and </w:t>
      </w:r>
      <w:proofErr w:type="spellStart"/>
      <w:r>
        <w:rPr>
          <w:rFonts w:ascii="Arial" w:hAnsi="Arial" w:cs="Arial"/>
          <w:color w:val="000000"/>
          <w:sz w:val="17"/>
          <w:szCs w:val="17"/>
          <w:shd w:val="clear" w:color="auto" w:fill="FFFFFF"/>
        </w:rPr>
        <w:t>Municipios</w:t>
      </w:r>
      <w:proofErr w:type="spellEnd"/>
      <w:r>
        <w:rPr>
          <w:rFonts w:ascii="Arial" w:hAnsi="Arial" w:cs="Arial"/>
          <w:color w:val="000000"/>
          <w:sz w:val="17"/>
          <w:szCs w:val="17"/>
          <w:shd w:val="clear" w:color="auto" w:fill="FFFFFF"/>
        </w:rPr>
        <w:t>: April 1, 2010 to July 1, 2017 </w:t>
      </w:r>
      <w:r>
        <w:rPr>
          <w:rFonts w:ascii="Arial" w:hAnsi="Arial" w:cs="Arial"/>
          <w:color w:val="000000"/>
          <w:sz w:val="17"/>
          <w:szCs w:val="17"/>
        </w:rPr>
        <w:br/>
      </w:r>
      <w:r>
        <w:rPr>
          <w:rFonts w:ascii="Arial" w:hAnsi="Arial" w:cs="Arial"/>
          <w:color w:val="000000"/>
          <w:sz w:val="17"/>
          <w:szCs w:val="17"/>
          <w:shd w:val="clear" w:color="auto" w:fill="FFFFFF"/>
        </w:rPr>
        <w:t>Source: U.S. Census Bureau, Population Division </w:t>
      </w:r>
      <w:r>
        <w:rPr>
          <w:rFonts w:ascii="Arial" w:hAnsi="Arial" w:cs="Arial"/>
          <w:color w:val="000000"/>
          <w:sz w:val="17"/>
          <w:szCs w:val="17"/>
        </w:rPr>
        <w:br/>
      </w:r>
      <w:r>
        <w:rPr>
          <w:rFonts w:ascii="Arial" w:hAnsi="Arial" w:cs="Arial"/>
          <w:color w:val="000000"/>
          <w:sz w:val="17"/>
          <w:szCs w:val="17"/>
          <w:shd w:val="clear" w:color="auto" w:fill="FFFFFF"/>
        </w:rPr>
        <w:t>Release Date: June 2018</w:t>
      </w:r>
    </w:p>
    <w:sectPr w:rsidR="004A4DD6" w:rsidRPr="00F471B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7" w:author="Aaron Schill" w:date="2019-02-27T15:03:00Z" w:initials="AS">
    <w:p w14:paraId="2F64F0E3" w14:textId="77777777" w:rsidR="00902823" w:rsidRDefault="00902823">
      <w:pPr>
        <w:pStyle w:val="CommentText"/>
      </w:pPr>
      <w:r>
        <w:rPr>
          <w:rStyle w:val="CommentReference"/>
        </w:rPr>
        <w:annotationRef/>
      </w:r>
      <w:r>
        <w:t>Need to label the figures</w:t>
      </w:r>
    </w:p>
  </w:comment>
  <w:comment w:id="10" w:author="Aaron Schill" w:date="2019-02-27T15:05:00Z" w:initials="AS">
    <w:p w14:paraId="4E7A1353" w14:textId="77777777" w:rsidR="00902823" w:rsidRDefault="00902823">
      <w:pPr>
        <w:pStyle w:val="CommentText"/>
      </w:pPr>
      <w:r>
        <w:rPr>
          <w:rStyle w:val="CommentReference"/>
        </w:rPr>
        <w:annotationRef/>
      </w:r>
      <w:r>
        <w:t>This uses a lot of different terms throughout (e.g., household, housing unit, house, home), some of which are technical some of which aren’t. In the methodology we need to be precise – should probably only use housing unit or household, whichever is appropriate</w:t>
      </w:r>
      <w:r w:rsidR="001F2EE7">
        <w:t>.</w:t>
      </w:r>
    </w:p>
  </w:comment>
  <w:comment w:id="15" w:author="Aaron Schill" w:date="2019-02-28T10:24:00Z" w:initials="AS">
    <w:p w14:paraId="4DD5B1E5" w14:textId="7AE4BC9C" w:rsidR="009748B5" w:rsidRDefault="009748B5">
      <w:pPr>
        <w:pStyle w:val="CommentText"/>
      </w:pPr>
      <w:r>
        <w:rPr>
          <w:rStyle w:val="CommentReference"/>
        </w:rPr>
        <w:annotationRef/>
      </w:r>
      <w:r>
        <w:rPr>
          <w:rStyle w:val="CommentReference"/>
        </w:rPr>
        <w:t>This core principle is important and deserves a little more explanation – start with large predictable projections and work our way down to more detailed less-predictable ones, thus minimizing the amount of uncertainty in our projection methods.</w:t>
      </w:r>
    </w:p>
  </w:comment>
  <w:comment w:id="16" w:author="Liz Whelan" w:date="2019-02-28T11:55:00Z" w:initials="LW">
    <w:p w14:paraId="71F2DEB6" w14:textId="75A87C3F" w:rsidR="008728F4" w:rsidRDefault="008728F4">
      <w:pPr>
        <w:pStyle w:val="CommentText"/>
      </w:pPr>
      <w:r>
        <w:rPr>
          <w:rStyle w:val="CommentReference"/>
        </w:rPr>
        <w:annotationRef/>
      </w:r>
      <w:r>
        <w:t>I like how you put this (it’s clearer and more concise) so I replaced my text. I think that’s enough to get the point across.</w:t>
      </w:r>
    </w:p>
  </w:comment>
  <w:comment w:id="49" w:author="Aaron Schill" w:date="2019-02-27T15:29:00Z" w:initials="AS">
    <w:p w14:paraId="3C442F58" w14:textId="77777777" w:rsidR="00A60C5A" w:rsidRDefault="00A60C5A">
      <w:pPr>
        <w:pStyle w:val="CommentText"/>
      </w:pPr>
      <w:r>
        <w:rPr>
          <w:rStyle w:val="CommentReference"/>
        </w:rPr>
        <w:annotationRef/>
      </w:r>
      <w:r>
        <w:t>I’ve been thinking about this – can we accurately say that it’s the “most likely” or are all scenarios within the prediction interval equally likely?</w:t>
      </w:r>
    </w:p>
  </w:comment>
  <w:comment w:id="50" w:author="Liz Whelan" w:date="2019-02-28T13:17:00Z" w:initials="LW">
    <w:p w14:paraId="7A891CCF" w14:textId="07844232" w:rsidR="00BE1E16" w:rsidRDefault="00BE1E16">
      <w:pPr>
        <w:pStyle w:val="CommentText"/>
      </w:pPr>
      <w:r>
        <w:rPr>
          <w:rStyle w:val="CommentReference"/>
        </w:rPr>
        <w:annotationRef/>
      </w:r>
      <w:r>
        <w:t>Revision above.</w:t>
      </w:r>
    </w:p>
  </w:comment>
  <w:comment w:id="54" w:author="Aaron Schill" w:date="2019-02-27T15:36:00Z" w:initials="AS">
    <w:p w14:paraId="1ED914CB" w14:textId="77777777" w:rsidR="00A60C5A" w:rsidRDefault="00A60C5A">
      <w:pPr>
        <w:pStyle w:val="CommentText"/>
      </w:pPr>
      <w:r>
        <w:rPr>
          <w:rStyle w:val="CommentReference"/>
        </w:rPr>
        <w:annotationRef/>
      </w:r>
      <w:r>
        <w:t>That’s sort of discussed in the methodology notes for section #2 Population by Age isn’t it?</w:t>
      </w:r>
    </w:p>
  </w:comment>
  <w:comment w:id="57" w:author="Aaron Schill" w:date="2019-02-27T15:40:00Z" w:initials="AS">
    <w:p w14:paraId="08FF70B6" w14:textId="77777777" w:rsidR="00B92C32" w:rsidRDefault="00B92C32">
      <w:pPr>
        <w:pStyle w:val="CommentText"/>
      </w:pPr>
      <w:r>
        <w:rPr>
          <w:rStyle w:val="CommentReference"/>
        </w:rPr>
        <w:annotationRef/>
      </w:r>
      <w:r>
        <w:t>I had to read this several times, and I’m still not quite sure I understand what you’re saying here. It feels like there is some process explanation that’s missing here, or perhaps it could be written more clearly?</w:t>
      </w:r>
    </w:p>
  </w:comment>
  <w:comment w:id="58" w:author="Liz Whelan" w:date="2019-02-28T14:54:00Z" w:initials="LW">
    <w:p w14:paraId="247B9821" w14:textId="43A0AF56" w:rsidR="00DF2611" w:rsidRDefault="00DF2611">
      <w:pPr>
        <w:pStyle w:val="CommentText"/>
      </w:pPr>
      <w:r>
        <w:rPr>
          <w:rStyle w:val="CommentReference"/>
        </w:rPr>
        <w:annotationRef/>
      </w:r>
      <w:r>
        <w:t xml:space="preserve">Tried some rephrasing </w:t>
      </w:r>
      <w:r w:rsidR="007F08DA">
        <w:t>here. Maybe a small diagram or some equations could still help?</w:t>
      </w:r>
    </w:p>
  </w:comment>
  <w:comment w:id="90" w:author="Aaron Schill" w:date="2019-02-27T15:42:00Z" w:initials="AS">
    <w:p w14:paraId="4A93BC1A" w14:textId="77777777" w:rsidR="00B92C32" w:rsidRDefault="00B92C32">
      <w:pPr>
        <w:pStyle w:val="CommentText"/>
      </w:pPr>
      <w:r>
        <w:rPr>
          <w:rStyle w:val="CommentReference"/>
        </w:rPr>
        <w:annotationRef/>
      </w:r>
      <w:r>
        <w:t>Jumping around in years is confusing. In the prior paragraph you mention 2017, then here 2015 and 2020. This paragraph provides a clear example of the process, but you probably need to call that out more explicitly.</w:t>
      </w:r>
    </w:p>
  </w:comment>
  <w:comment w:id="91" w:author="Aaron Schill" w:date="2019-02-27T15:47:00Z" w:initials="AS">
    <w:p w14:paraId="20A3FDF3" w14:textId="77777777" w:rsidR="00B92C32" w:rsidRDefault="00B92C32">
      <w:pPr>
        <w:pStyle w:val="CommentText"/>
      </w:pPr>
      <w:r>
        <w:rPr>
          <w:rStyle w:val="CommentReference"/>
        </w:rPr>
        <w:annotationRef/>
      </w:r>
      <w:r>
        <w:t>I think we need to say earlier that the process described above is to calculate a proportional share of total population for each cohort.</w:t>
      </w:r>
    </w:p>
  </w:comment>
  <w:comment w:id="98" w:author="Aaron Schill" w:date="2019-02-27T15:51:00Z" w:initials="AS">
    <w:p w14:paraId="4E521836" w14:textId="77777777" w:rsidR="0047526F" w:rsidRDefault="0047526F">
      <w:pPr>
        <w:pStyle w:val="CommentText"/>
      </w:pPr>
      <w:r>
        <w:rPr>
          <w:rStyle w:val="CommentReference"/>
        </w:rPr>
        <w:annotationRef/>
      </w:r>
      <w:r>
        <w:t>Need more precision of language here. Terminology needs to match the formula.</w:t>
      </w:r>
    </w:p>
  </w:comment>
  <w:comment w:id="99" w:author="Aaron Schill" w:date="2019-02-27T15:52:00Z" w:initials="AS">
    <w:p w14:paraId="3E77ADA7" w14:textId="77777777" w:rsidR="0047526F" w:rsidRDefault="0047526F">
      <w:pPr>
        <w:pStyle w:val="CommentText"/>
      </w:pPr>
      <w:r>
        <w:rPr>
          <w:rStyle w:val="CommentReference"/>
        </w:rPr>
        <w:annotationRef/>
      </w:r>
      <w:r>
        <w:t>Could we provide an example here to support our choice to not go with the more common practice of just using cohort-survival? Like since 19xx, birth rates in xx location have only changed by xx amount/%?</w:t>
      </w:r>
    </w:p>
  </w:comment>
  <w:comment w:id="110" w:author="Aaron Schill" w:date="2019-02-27T16:10:00Z" w:initials="AS">
    <w:p w14:paraId="104DB7F0" w14:textId="4CFE7D59" w:rsidR="006E5397" w:rsidRDefault="006E5397">
      <w:pPr>
        <w:pStyle w:val="CommentText"/>
      </w:pPr>
      <w:r>
        <w:rPr>
          <w:rStyle w:val="CommentReference"/>
        </w:rPr>
        <w:annotationRef/>
      </w:r>
      <w:r>
        <w:t>I’m a little unclear on</w:t>
      </w:r>
      <w:r w:rsidR="00E13C72">
        <w:t xml:space="preserve"> what </w:t>
      </w:r>
      <w:r>
        <w:t>this point</w:t>
      </w:r>
      <w:r w:rsidR="00E13C72">
        <w:t xml:space="preserve"> saying</w:t>
      </w:r>
      <w:r>
        <w:t>. Isn’t it also very unlikely that we’d miss such a large group quarters change in our POI data?</w:t>
      </w:r>
    </w:p>
  </w:comment>
  <w:comment w:id="122" w:author="Aaron Schill" w:date="2019-02-28T10:12:00Z" w:initials="AS">
    <w:p w14:paraId="26CC0140" w14:textId="192AEF16" w:rsidR="00E13C72" w:rsidRDefault="00E13C72">
      <w:pPr>
        <w:pStyle w:val="CommentText"/>
      </w:pPr>
      <w:r>
        <w:rPr>
          <w:rStyle w:val="CommentReference"/>
        </w:rPr>
        <w:annotationRef/>
      </w:r>
      <w:r>
        <w:t>Not labeled below</w:t>
      </w:r>
    </w:p>
  </w:comment>
  <w:comment w:id="128" w:author="Aaron Schill" w:date="2019-02-28T10:13:00Z" w:initials="AS">
    <w:p w14:paraId="0521401B" w14:textId="6993579A" w:rsidR="00E13C72" w:rsidRDefault="00E13C72">
      <w:pPr>
        <w:pStyle w:val="CommentText"/>
      </w:pPr>
      <w:r>
        <w:rPr>
          <w:rStyle w:val="CommentReference"/>
        </w:rPr>
        <w:annotationRef/>
      </w:r>
      <w:r>
        <w:rPr>
          <w:rStyle w:val="CommentReference"/>
        </w:rPr>
        <w:t>Having trouble making sense of these equations. I’m not seeing HH size or occupancy rate anywhere.</w:t>
      </w:r>
    </w:p>
  </w:comment>
  <w:comment w:id="148" w:author="Aaron Schill" w:date="2019-02-28T10:16:00Z" w:initials="AS">
    <w:p w14:paraId="54948BEE" w14:textId="0C34D9F3" w:rsidR="00E13C72" w:rsidRDefault="00E13C72">
      <w:pPr>
        <w:pStyle w:val="CommentText"/>
      </w:pPr>
      <w:r>
        <w:rPr>
          <w:rStyle w:val="CommentReference"/>
        </w:rPr>
        <w:annotationRef/>
      </w:r>
      <w:r>
        <w:rPr>
          <w:rStyle w:val="CommentReference"/>
        </w:rPr>
        <w:t>Start of a thought, but not sure what the rest of it is</w:t>
      </w:r>
    </w:p>
  </w:comment>
  <w:comment w:id="149" w:author="Aaron Schill" w:date="2019-02-28T10:28:00Z" w:initials="AS">
    <w:p w14:paraId="342496FF" w14:textId="290E337C" w:rsidR="009748B5" w:rsidRDefault="009748B5">
      <w:pPr>
        <w:pStyle w:val="CommentText"/>
      </w:pPr>
      <w:r>
        <w:rPr>
          <w:rStyle w:val="CommentReference"/>
        </w:rPr>
        <w:annotationRef/>
      </w:r>
      <w:r w:rsidR="00600F76">
        <w:t xml:space="preserve">This intro sentence is a </w:t>
      </w:r>
      <w:r w:rsidR="00B51FFC">
        <w:t>bit blunt</w:t>
      </w:r>
      <w:r w:rsidR="00600F76">
        <w:t>.</w:t>
      </w:r>
    </w:p>
  </w:comment>
  <w:comment w:id="167" w:author="Aaron Schill" w:date="2019-02-28T10:45:00Z" w:initials="AS">
    <w:p w14:paraId="05BC4428" w14:textId="684D1CB2" w:rsidR="00B51FFC" w:rsidRDefault="00B51FFC">
      <w:pPr>
        <w:pStyle w:val="CommentText"/>
      </w:pPr>
      <w:r>
        <w:rPr>
          <w:rStyle w:val="CommentReference"/>
        </w:rPr>
        <w:annotationRef/>
      </w:r>
      <w:r>
        <w:t>Label figure</w:t>
      </w:r>
    </w:p>
  </w:comment>
  <w:comment w:id="173" w:author="Aaron Schill" w:date="2019-02-28T10:47:00Z" w:initials="AS">
    <w:p w14:paraId="28A02069" w14:textId="734F96C5" w:rsidR="00B51FFC" w:rsidRDefault="00B51FFC">
      <w:pPr>
        <w:pStyle w:val="CommentText"/>
      </w:pPr>
      <w:r>
        <w:rPr>
          <w:rStyle w:val="CommentReference"/>
        </w:rPr>
        <w:annotationRef/>
      </w:r>
      <w:r>
        <w:t>Unclear what the different shading is for - need to more clearly state that it’s a translation from the ACS grouping to our MORPC groupings – probably just add a sentence to that effect to the paragraph above.</w:t>
      </w:r>
    </w:p>
  </w:comment>
  <w:comment w:id="174" w:author="Aaron Schill" w:date="2019-02-28T10:50:00Z" w:initials="AS">
    <w:p w14:paraId="4D259F30" w14:textId="62F1825B" w:rsidR="009A4B27" w:rsidRDefault="009A4B27">
      <w:pPr>
        <w:pStyle w:val="CommentText"/>
      </w:pPr>
      <w:r>
        <w:rPr>
          <w:rStyle w:val="CommentReference"/>
        </w:rPr>
        <w:annotationRef/>
      </w:r>
      <w:r>
        <w:t>?</w:t>
      </w:r>
    </w:p>
  </w:comment>
  <w:comment w:id="175" w:author="Aaron Schill" w:date="2019-02-28T10:51:00Z" w:initials="AS">
    <w:p w14:paraId="6622B6F8" w14:textId="5C4AA785" w:rsidR="009A4B27" w:rsidRDefault="009A4B27">
      <w:pPr>
        <w:pStyle w:val="CommentText"/>
      </w:pPr>
      <w:r>
        <w:rPr>
          <w:rStyle w:val="CommentReference"/>
        </w:rPr>
        <w:annotationRef/>
      </w:r>
      <w:r>
        <w:t>Probably need to note that this assumption works well for areas that are experiencing economic growth – like Central Ohio – but that it is a less reliable assumption in areas experiencing economic contraction – such as other parts of Ohio.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F64F0E3" w15:done="0"/>
  <w15:commentEx w15:paraId="4E7A1353" w15:done="1"/>
  <w15:commentEx w15:paraId="4DD5B1E5" w15:done="0"/>
  <w15:commentEx w15:paraId="71F2DEB6" w15:paraIdParent="4DD5B1E5" w15:done="0"/>
  <w15:commentEx w15:paraId="3C442F58" w15:done="0"/>
  <w15:commentEx w15:paraId="7A891CCF" w15:paraIdParent="3C442F58" w15:done="0"/>
  <w15:commentEx w15:paraId="1ED914CB" w15:done="0"/>
  <w15:commentEx w15:paraId="08FF70B6" w15:done="0"/>
  <w15:commentEx w15:paraId="247B9821" w15:paraIdParent="08FF70B6" w15:done="0"/>
  <w15:commentEx w15:paraId="4A93BC1A" w15:done="0"/>
  <w15:commentEx w15:paraId="20A3FDF3" w15:done="0"/>
  <w15:commentEx w15:paraId="4E521836" w15:done="0"/>
  <w15:commentEx w15:paraId="3E77ADA7" w15:done="0"/>
  <w15:commentEx w15:paraId="104DB7F0" w15:done="0"/>
  <w15:commentEx w15:paraId="26CC0140" w15:done="0"/>
  <w15:commentEx w15:paraId="0521401B" w15:done="0"/>
  <w15:commentEx w15:paraId="54948BEE" w15:done="0"/>
  <w15:commentEx w15:paraId="342496FF" w15:done="0"/>
  <w15:commentEx w15:paraId="05BC4428" w15:done="0"/>
  <w15:commentEx w15:paraId="28A02069" w15:done="0"/>
  <w15:commentEx w15:paraId="4D259F30" w15:done="0"/>
  <w15:commentEx w15:paraId="6622B6F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F64F0E3" w16cid:durableId="20224713"/>
  <w16cid:commentId w16cid:paraId="4E7A1353" w16cid:durableId="20224714"/>
  <w16cid:commentId w16cid:paraId="4DD5B1E5" w16cid:durableId="20224715"/>
  <w16cid:commentId w16cid:paraId="71F2DEB6" w16cid:durableId="20224AA1"/>
  <w16cid:commentId w16cid:paraId="3C442F58" w16cid:durableId="20224716"/>
  <w16cid:commentId w16cid:paraId="7A891CCF" w16cid:durableId="20225DE6"/>
  <w16cid:commentId w16cid:paraId="1ED914CB" w16cid:durableId="20224717"/>
  <w16cid:commentId w16cid:paraId="08FF70B6" w16cid:durableId="20224718"/>
  <w16cid:commentId w16cid:paraId="247B9821" w16cid:durableId="202274A4"/>
  <w16cid:commentId w16cid:paraId="4A93BC1A" w16cid:durableId="20224719"/>
  <w16cid:commentId w16cid:paraId="20A3FDF3" w16cid:durableId="2022471A"/>
  <w16cid:commentId w16cid:paraId="4E521836" w16cid:durableId="2022471B"/>
  <w16cid:commentId w16cid:paraId="3E77ADA7" w16cid:durableId="2022471C"/>
  <w16cid:commentId w16cid:paraId="104DB7F0" w16cid:durableId="2022471D"/>
  <w16cid:commentId w16cid:paraId="26CC0140" w16cid:durableId="2022471E"/>
  <w16cid:commentId w16cid:paraId="0521401B" w16cid:durableId="2022471F"/>
  <w16cid:commentId w16cid:paraId="54948BEE" w16cid:durableId="20224720"/>
  <w16cid:commentId w16cid:paraId="342496FF" w16cid:durableId="20224721"/>
  <w16cid:commentId w16cid:paraId="05BC4428" w16cid:durableId="20224722"/>
  <w16cid:commentId w16cid:paraId="28A02069" w16cid:durableId="20224723"/>
  <w16cid:commentId w16cid:paraId="4D259F30" w16cid:durableId="20224724"/>
  <w16cid:commentId w16cid:paraId="6622B6F8" w16cid:durableId="20224725"/>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406C97" w14:textId="77777777" w:rsidR="00D41F2C" w:rsidRDefault="00D41F2C" w:rsidP="00F471B0">
      <w:pPr>
        <w:spacing w:after="0" w:line="240" w:lineRule="auto"/>
      </w:pPr>
      <w:r>
        <w:separator/>
      </w:r>
    </w:p>
  </w:endnote>
  <w:endnote w:type="continuationSeparator" w:id="0">
    <w:p w14:paraId="06A61CCD" w14:textId="77777777" w:rsidR="00D41F2C" w:rsidRDefault="00D41F2C" w:rsidP="00F471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w Cen MT Condensed">
    <w:panose1 w:val="020B0606020104020203"/>
    <w:charset w:val="00"/>
    <w:family w:val="swiss"/>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077E3D" w14:textId="77777777" w:rsidR="00D41F2C" w:rsidRDefault="00D41F2C" w:rsidP="00F471B0">
      <w:pPr>
        <w:spacing w:after="0" w:line="240" w:lineRule="auto"/>
      </w:pPr>
      <w:r>
        <w:separator/>
      </w:r>
    </w:p>
  </w:footnote>
  <w:footnote w:type="continuationSeparator" w:id="0">
    <w:p w14:paraId="4B7A6528" w14:textId="77777777" w:rsidR="00D41F2C" w:rsidRDefault="00D41F2C" w:rsidP="00F471B0">
      <w:pPr>
        <w:spacing w:after="0" w:line="240" w:lineRule="auto"/>
      </w:pPr>
      <w:r>
        <w:continuationSeparator/>
      </w:r>
    </w:p>
  </w:footnote>
  <w:footnote w:id="1">
    <w:p w14:paraId="3929EA67" w14:textId="77777777" w:rsidR="00D41F2C" w:rsidRPr="009C1CEC" w:rsidRDefault="00D41F2C">
      <w:pPr>
        <w:pStyle w:val="FootnoteText"/>
      </w:pPr>
      <w:r>
        <w:rPr>
          <w:rStyle w:val="FootnoteReference"/>
        </w:rPr>
        <w:footnoteRef/>
      </w:r>
      <w:r>
        <w:t xml:space="preserve"> Autoregressive Integrated Moving Average (ARIMA – (1,1,2)) using the </w:t>
      </w:r>
      <w:r>
        <w:rPr>
          <w:i/>
        </w:rPr>
        <w:t>forecast</w:t>
      </w:r>
      <w:r>
        <w:t xml:space="preserve"> package in R</w:t>
      </w:r>
    </w:p>
  </w:footnote>
  <w:footnote w:id="2">
    <w:p w14:paraId="18123648" w14:textId="77777777" w:rsidR="00D41F2C" w:rsidRDefault="00D41F2C">
      <w:pPr>
        <w:pStyle w:val="FootnoteText"/>
      </w:pPr>
      <w:r>
        <w:rPr>
          <w:rStyle w:val="FootnoteReference"/>
        </w:rPr>
        <w:footnoteRef/>
      </w:r>
      <w:r>
        <w:t xml:space="preserve"> United States Census Bureau Population Estimate Program (PEP) Intercensal County Estimates</w:t>
      </w:r>
    </w:p>
  </w:footnote>
  <w:footnote w:id="3">
    <w:p w14:paraId="0DB918DD" w14:textId="77777777" w:rsidR="00E8324C" w:rsidRDefault="00E8324C">
      <w:pPr>
        <w:pStyle w:val="FootnoteText"/>
      </w:pPr>
      <w:r>
        <w:rPr>
          <w:rStyle w:val="FootnoteReference"/>
        </w:rPr>
        <w:footnoteRef/>
      </w:r>
      <w:r>
        <w:t xml:space="preserve"> Model fitting is a mathematical process, which considers trends in the observed data and other factors to ensure the model is well-calibrated to predict future change</w:t>
      </w:r>
    </w:p>
  </w:footnote>
  <w:footnote w:id="4">
    <w:p w14:paraId="7C4DF023" w14:textId="0583C703" w:rsidR="00BE1E16" w:rsidRDefault="00BE1E16">
      <w:pPr>
        <w:pStyle w:val="FootnoteText"/>
      </w:pPr>
      <w:ins w:id="68" w:author="Liz Whelan" w:date="2019-02-28T13:21:00Z">
        <w:r>
          <w:rPr>
            <w:rStyle w:val="FootnoteReference"/>
          </w:rPr>
          <w:footnoteRef/>
        </w:r>
        <w:r>
          <w:t xml:space="preserve"> Population dynamics were calcul</w:t>
        </w:r>
      </w:ins>
      <w:ins w:id="69" w:author="Liz Whelan" w:date="2019-02-28T13:22:00Z">
        <w:r>
          <w:t>ated based on the period from 2012 - 2017</w:t>
        </w:r>
      </w:ins>
    </w:p>
  </w:footnote>
  <w:footnote w:id="5">
    <w:p w14:paraId="10FB8C50" w14:textId="77777777" w:rsidR="00D41F2C" w:rsidRDefault="00D41F2C">
      <w:pPr>
        <w:pStyle w:val="FootnoteText"/>
      </w:pPr>
      <w:r>
        <w:rPr>
          <w:rStyle w:val="FootnoteReference"/>
        </w:rPr>
        <w:footnoteRef/>
      </w:r>
      <w:r>
        <w:t xml:space="preserve"> United States Census Bureau PEP, PEPAGESEX</w:t>
      </w:r>
    </w:p>
  </w:footnote>
  <w:footnote w:id="6">
    <w:p w14:paraId="1D428B1E" w14:textId="77777777" w:rsidR="004932F0" w:rsidRDefault="004932F0" w:rsidP="004932F0">
      <w:pPr>
        <w:pStyle w:val="FootnoteText"/>
      </w:pPr>
      <w:r>
        <w:rPr>
          <w:rStyle w:val="FootnoteReference"/>
        </w:rPr>
        <w:footnoteRef/>
      </w:r>
      <w:r>
        <w:t xml:space="preserve"> Ohio Department of Public Health Data Warehouse</w:t>
      </w:r>
    </w:p>
  </w:footnote>
  <w:footnote w:id="7">
    <w:p w14:paraId="1CDFBE44" w14:textId="77777777" w:rsidR="004932F0" w:rsidRPr="004932F0" w:rsidDel="009E17E6" w:rsidRDefault="004932F0">
      <w:pPr>
        <w:pStyle w:val="FootnoteText"/>
        <w:rPr>
          <w:del w:id="88" w:author="Liz Whelan" w:date="2019-02-28T13:28:00Z"/>
        </w:rPr>
      </w:pPr>
      <w:del w:id="89" w:author="Liz Whelan" w:date="2019-02-28T13:28:00Z">
        <w:r w:rsidDel="009E17E6">
          <w:rPr>
            <w:rStyle w:val="FootnoteReference"/>
          </w:rPr>
          <w:footnoteRef/>
        </w:r>
        <w:r w:rsidDel="009E17E6">
          <w:delText xml:space="preserve"> This is the so-called </w:delText>
        </w:r>
        <w:r w:rsidDel="009E17E6">
          <w:rPr>
            <w:i/>
          </w:rPr>
          <w:delText>residual method</w:delText>
        </w:r>
        <w:r w:rsidDel="009E17E6">
          <w:delText xml:space="preserve"> of estimating migration</w:delText>
        </w:r>
      </w:del>
    </w:p>
  </w:footnote>
  <w:footnote w:id="8">
    <w:p w14:paraId="4E92EB4D" w14:textId="77777777" w:rsidR="00D41F2C" w:rsidRDefault="00D41F2C">
      <w:pPr>
        <w:pStyle w:val="FootnoteText"/>
      </w:pPr>
      <w:r>
        <w:rPr>
          <w:rStyle w:val="FootnoteReference"/>
        </w:rPr>
        <w:footnoteRef/>
      </w:r>
      <w:r>
        <w:t xml:space="preserve"> Group quarters are any non-household housing facility, including dormitories, nursing homes, and correctional facilities</w:t>
      </w:r>
    </w:p>
  </w:footnote>
  <w:footnote w:id="9">
    <w:p w14:paraId="7559D671" w14:textId="77777777" w:rsidR="00D41F2C" w:rsidRDefault="00D41F2C">
      <w:pPr>
        <w:pStyle w:val="FootnoteText"/>
      </w:pPr>
      <w:r>
        <w:rPr>
          <w:rStyle w:val="FootnoteReference"/>
        </w:rPr>
        <w:footnoteRef/>
      </w:r>
      <w:r>
        <w:t xml:space="preserve"> Points of Interest</w:t>
      </w:r>
    </w:p>
  </w:footnote>
  <w:footnote w:id="10">
    <w:p w14:paraId="1284955B" w14:textId="77777777" w:rsidR="00D41F2C" w:rsidRDefault="00D41F2C">
      <w:pPr>
        <w:pStyle w:val="FootnoteText"/>
      </w:pPr>
      <w:r>
        <w:rPr>
          <w:rStyle w:val="FootnoteReference"/>
        </w:rPr>
        <w:footnoteRef/>
      </w:r>
      <w:r>
        <w:t xml:space="preserve"> Block level GQ table?</w:t>
      </w:r>
    </w:p>
  </w:footnote>
  <w:footnote w:id="11">
    <w:p w14:paraId="0362718B" w14:textId="77777777" w:rsidR="00D41F2C" w:rsidRDefault="00D41F2C">
      <w:pPr>
        <w:pStyle w:val="FootnoteText"/>
      </w:pPr>
      <w:r>
        <w:rPr>
          <w:rStyle w:val="FootnoteReference"/>
        </w:rPr>
        <w:footnoteRef/>
      </w:r>
      <w:r>
        <w:t xml:space="preserve"> ACS 2012 -2016 B26001, B09001, B09020</w:t>
      </w:r>
    </w:p>
  </w:footnote>
  <w:footnote w:id="12">
    <w:p w14:paraId="72AA9EC9" w14:textId="77777777" w:rsidR="00D41F2C" w:rsidRDefault="00D41F2C">
      <w:pPr>
        <w:pStyle w:val="FootnoteText"/>
      </w:pPr>
      <w:r>
        <w:rPr>
          <w:rStyle w:val="FootnoteReference"/>
        </w:rPr>
        <w:footnoteRef/>
      </w:r>
      <w:r>
        <w:t xml:space="preserve"> ACS 2012 -2016 </w:t>
      </w:r>
      <w:proofErr w:type="gramStart"/>
      <w:r>
        <w:t>Tables ??</w:t>
      </w:r>
      <w:proofErr w:type="gramEnd"/>
    </w:p>
  </w:footnote>
  <w:footnote w:id="13">
    <w:p w14:paraId="169A7531" w14:textId="77777777" w:rsidR="00D41F2C" w:rsidRDefault="00D41F2C">
      <w:pPr>
        <w:pStyle w:val="FootnoteText"/>
      </w:pPr>
      <w:r>
        <w:rPr>
          <w:rStyle w:val="FootnoteReference"/>
        </w:rPr>
        <w:footnoteRef/>
      </w:r>
      <w:r>
        <w:t xml:space="preserve"> ACS 2012 – 2016 </w:t>
      </w:r>
      <w:proofErr w:type="gramStart"/>
      <w:r>
        <w:t>Table ??</w:t>
      </w:r>
      <w:proofErr w:type="gramEnd"/>
    </w:p>
  </w:footnote>
  <w:footnote w:id="14">
    <w:p w14:paraId="3E8E8921" w14:textId="77777777" w:rsidR="00D41F2C" w:rsidRDefault="00D41F2C">
      <w:pPr>
        <w:pStyle w:val="FootnoteText"/>
      </w:pPr>
      <w:r>
        <w:rPr>
          <w:rStyle w:val="FootnoteReference"/>
        </w:rPr>
        <w:footnoteRef/>
      </w:r>
      <w:r>
        <w:t xml:space="preserve"> LODES, CTPP, ACS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D4FFA"/>
    <w:multiLevelType w:val="hybridMultilevel"/>
    <w:tmpl w:val="F3BC294A"/>
    <w:lvl w:ilvl="0" w:tplc="4CA83FEA">
      <w:start w:val="1"/>
      <w:numFmt w:val="decimal"/>
      <w:lvlText w:val="%1."/>
      <w:lvlJc w:val="left"/>
      <w:pPr>
        <w:ind w:left="360" w:hanging="360"/>
      </w:pPr>
      <w:rPr>
        <w:b/>
      </w:rPr>
    </w:lvl>
    <w:lvl w:ilvl="1" w:tplc="7D0EEEAC">
      <w:start w:val="1"/>
      <w:numFmt w:val="lowerLetter"/>
      <w:lvlText w:val="%2."/>
      <w:lvlJc w:val="left"/>
      <w:pPr>
        <w:ind w:left="1080" w:hanging="360"/>
      </w:pPr>
      <w:rPr>
        <w:b/>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aron Schill">
    <w15:presenceInfo w15:providerId="None" w15:userId="Aaron Schill"/>
  </w15:person>
  <w15:person w15:author="Liz Whelan">
    <w15:presenceInfo w15:providerId="AD" w15:userId="S-1-5-21-1984634759-1022561886-1008150880-101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71B0"/>
    <w:rsid w:val="00010F34"/>
    <w:rsid w:val="000164F4"/>
    <w:rsid w:val="00035E8D"/>
    <w:rsid w:val="000A388C"/>
    <w:rsid w:val="000B155A"/>
    <w:rsid w:val="000C4857"/>
    <w:rsid w:val="000F5A25"/>
    <w:rsid w:val="00112007"/>
    <w:rsid w:val="001239DC"/>
    <w:rsid w:val="00125839"/>
    <w:rsid w:val="00130774"/>
    <w:rsid w:val="001632B2"/>
    <w:rsid w:val="00192955"/>
    <w:rsid w:val="001F2EE7"/>
    <w:rsid w:val="002171FF"/>
    <w:rsid w:val="00220FB1"/>
    <w:rsid w:val="00245566"/>
    <w:rsid w:val="00270528"/>
    <w:rsid w:val="00271E47"/>
    <w:rsid w:val="00275EBD"/>
    <w:rsid w:val="00284550"/>
    <w:rsid w:val="00287961"/>
    <w:rsid w:val="00296579"/>
    <w:rsid w:val="002A395B"/>
    <w:rsid w:val="002A5D2D"/>
    <w:rsid w:val="002B09B1"/>
    <w:rsid w:val="002B4621"/>
    <w:rsid w:val="002D6ED1"/>
    <w:rsid w:val="002F742E"/>
    <w:rsid w:val="0031067B"/>
    <w:rsid w:val="0032705D"/>
    <w:rsid w:val="00365F04"/>
    <w:rsid w:val="003705D3"/>
    <w:rsid w:val="004034A8"/>
    <w:rsid w:val="00466166"/>
    <w:rsid w:val="0047526F"/>
    <w:rsid w:val="00475ABF"/>
    <w:rsid w:val="0048301C"/>
    <w:rsid w:val="004932F0"/>
    <w:rsid w:val="004A38B8"/>
    <w:rsid w:val="004A4DD6"/>
    <w:rsid w:val="004B0F8F"/>
    <w:rsid w:val="0051189D"/>
    <w:rsid w:val="00513977"/>
    <w:rsid w:val="00524AFD"/>
    <w:rsid w:val="00537782"/>
    <w:rsid w:val="00551515"/>
    <w:rsid w:val="0056388A"/>
    <w:rsid w:val="005775EF"/>
    <w:rsid w:val="0059235C"/>
    <w:rsid w:val="0059661B"/>
    <w:rsid w:val="005F14CF"/>
    <w:rsid w:val="005F2156"/>
    <w:rsid w:val="00600F76"/>
    <w:rsid w:val="006541D5"/>
    <w:rsid w:val="00663214"/>
    <w:rsid w:val="00696B80"/>
    <w:rsid w:val="006E5397"/>
    <w:rsid w:val="0072654B"/>
    <w:rsid w:val="007477BD"/>
    <w:rsid w:val="0076210A"/>
    <w:rsid w:val="007651DD"/>
    <w:rsid w:val="00777D07"/>
    <w:rsid w:val="0078679A"/>
    <w:rsid w:val="007C6139"/>
    <w:rsid w:val="007F08DA"/>
    <w:rsid w:val="007F4832"/>
    <w:rsid w:val="007F71FC"/>
    <w:rsid w:val="008206EF"/>
    <w:rsid w:val="00847992"/>
    <w:rsid w:val="0085355E"/>
    <w:rsid w:val="00855934"/>
    <w:rsid w:val="008728F4"/>
    <w:rsid w:val="00876EAB"/>
    <w:rsid w:val="00894E15"/>
    <w:rsid w:val="008B06CA"/>
    <w:rsid w:val="00902823"/>
    <w:rsid w:val="00941022"/>
    <w:rsid w:val="009748B5"/>
    <w:rsid w:val="009A4B27"/>
    <w:rsid w:val="009B1D00"/>
    <w:rsid w:val="009C1CEC"/>
    <w:rsid w:val="009E17E6"/>
    <w:rsid w:val="009F3B89"/>
    <w:rsid w:val="00A01020"/>
    <w:rsid w:val="00A60C5A"/>
    <w:rsid w:val="00A77001"/>
    <w:rsid w:val="00A90292"/>
    <w:rsid w:val="00AB35D5"/>
    <w:rsid w:val="00AB432E"/>
    <w:rsid w:val="00AC3351"/>
    <w:rsid w:val="00B05074"/>
    <w:rsid w:val="00B06646"/>
    <w:rsid w:val="00B12767"/>
    <w:rsid w:val="00B23C3B"/>
    <w:rsid w:val="00B42164"/>
    <w:rsid w:val="00B429F1"/>
    <w:rsid w:val="00B51FFC"/>
    <w:rsid w:val="00B61EEB"/>
    <w:rsid w:val="00B71D20"/>
    <w:rsid w:val="00B92C32"/>
    <w:rsid w:val="00B96E4F"/>
    <w:rsid w:val="00BB7B61"/>
    <w:rsid w:val="00BD6CB5"/>
    <w:rsid w:val="00BE1E16"/>
    <w:rsid w:val="00BF028E"/>
    <w:rsid w:val="00BF6026"/>
    <w:rsid w:val="00C01252"/>
    <w:rsid w:val="00C07923"/>
    <w:rsid w:val="00C83705"/>
    <w:rsid w:val="00CB35B9"/>
    <w:rsid w:val="00CE0B84"/>
    <w:rsid w:val="00D00313"/>
    <w:rsid w:val="00D22BD8"/>
    <w:rsid w:val="00D34B2B"/>
    <w:rsid w:val="00D41F2C"/>
    <w:rsid w:val="00D471D0"/>
    <w:rsid w:val="00D47BA4"/>
    <w:rsid w:val="00D70F5B"/>
    <w:rsid w:val="00DB6B13"/>
    <w:rsid w:val="00DF2611"/>
    <w:rsid w:val="00E13C72"/>
    <w:rsid w:val="00E469A4"/>
    <w:rsid w:val="00E6479E"/>
    <w:rsid w:val="00E8324C"/>
    <w:rsid w:val="00EB48F4"/>
    <w:rsid w:val="00EB6A92"/>
    <w:rsid w:val="00EE0F99"/>
    <w:rsid w:val="00F36804"/>
    <w:rsid w:val="00F44767"/>
    <w:rsid w:val="00F471B0"/>
    <w:rsid w:val="00F5360F"/>
    <w:rsid w:val="00F630C4"/>
    <w:rsid w:val="00F67156"/>
    <w:rsid w:val="00FA03DF"/>
    <w:rsid w:val="00FD26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34496"/>
  <w15:chartTrackingRefBased/>
  <w15:docId w15:val="{7C0CCCD6-BA2E-41AC-B055-B372B06C0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71B0"/>
    <w:pPr>
      <w:ind w:left="720"/>
      <w:contextualSpacing/>
    </w:pPr>
  </w:style>
  <w:style w:type="paragraph" w:styleId="FootnoteText">
    <w:name w:val="footnote text"/>
    <w:basedOn w:val="Normal"/>
    <w:link w:val="FootnoteTextChar"/>
    <w:uiPriority w:val="99"/>
    <w:semiHidden/>
    <w:unhideWhenUsed/>
    <w:rsid w:val="00F471B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471B0"/>
    <w:rPr>
      <w:sz w:val="20"/>
      <w:szCs w:val="20"/>
    </w:rPr>
  </w:style>
  <w:style w:type="character" w:styleId="FootnoteReference">
    <w:name w:val="footnote reference"/>
    <w:basedOn w:val="DefaultParagraphFont"/>
    <w:uiPriority w:val="99"/>
    <w:semiHidden/>
    <w:unhideWhenUsed/>
    <w:rsid w:val="00F471B0"/>
    <w:rPr>
      <w:vertAlign w:val="superscript"/>
    </w:rPr>
  </w:style>
  <w:style w:type="character" w:styleId="Hyperlink">
    <w:name w:val="Hyperlink"/>
    <w:basedOn w:val="DefaultParagraphFont"/>
    <w:uiPriority w:val="99"/>
    <w:unhideWhenUsed/>
    <w:rsid w:val="009C1CEC"/>
    <w:rPr>
      <w:color w:val="6B9F25" w:themeColor="hyperlink"/>
      <w:u w:val="single"/>
    </w:rPr>
  </w:style>
  <w:style w:type="character" w:customStyle="1" w:styleId="UnresolvedMention1">
    <w:name w:val="Unresolved Mention1"/>
    <w:basedOn w:val="DefaultParagraphFont"/>
    <w:uiPriority w:val="99"/>
    <w:semiHidden/>
    <w:unhideWhenUsed/>
    <w:rsid w:val="009C1CEC"/>
    <w:rPr>
      <w:color w:val="605E5C"/>
      <w:shd w:val="clear" w:color="auto" w:fill="E1DFDD"/>
    </w:rPr>
  </w:style>
  <w:style w:type="character" w:styleId="PlaceholderText">
    <w:name w:val="Placeholder Text"/>
    <w:basedOn w:val="DefaultParagraphFont"/>
    <w:uiPriority w:val="99"/>
    <w:semiHidden/>
    <w:rsid w:val="00551515"/>
    <w:rPr>
      <w:color w:val="808080"/>
    </w:rPr>
  </w:style>
  <w:style w:type="paragraph" w:styleId="Caption">
    <w:name w:val="caption"/>
    <w:basedOn w:val="Normal"/>
    <w:next w:val="Normal"/>
    <w:uiPriority w:val="35"/>
    <w:unhideWhenUsed/>
    <w:qFormat/>
    <w:rsid w:val="0032705D"/>
    <w:pPr>
      <w:spacing w:after="200" w:line="240" w:lineRule="auto"/>
    </w:pPr>
    <w:rPr>
      <w:i/>
      <w:iCs/>
      <w:color w:val="335B74" w:themeColor="text2"/>
      <w:sz w:val="18"/>
      <w:szCs w:val="18"/>
    </w:rPr>
  </w:style>
  <w:style w:type="character" w:styleId="CommentReference">
    <w:name w:val="annotation reference"/>
    <w:basedOn w:val="DefaultParagraphFont"/>
    <w:uiPriority w:val="99"/>
    <w:semiHidden/>
    <w:unhideWhenUsed/>
    <w:rsid w:val="00902823"/>
    <w:rPr>
      <w:sz w:val="16"/>
      <w:szCs w:val="16"/>
    </w:rPr>
  </w:style>
  <w:style w:type="paragraph" w:styleId="CommentText">
    <w:name w:val="annotation text"/>
    <w:basedOn w:val="Normal"/>
    <w:link w:val="CommentTextChar"/>
    <w:uiPriority w:val="99"/>
    <w:semiHidden/>
    <w:unhideWhenUsed/>
    <w:rsid w:val="00902823"/>
    <w:pPr>
      <w:spacing w:line="240" w:lineRule="auto"/>
    </w:pPr>
    <w:rPr>
      <w:sz w:val="20"/>
      <w:szCs w:val="20"/>
    </w:rPr>
  </w:style>
  <w:style w:type="character" w:customStyle="1" w:styleId="CommentTextChar">
    <w:name w:val="Comment Text Char"/>
    <w:basedOn w:val="DefaultParagraphFont"/>
    <w:link w:val="CommentText"/>
    <w:uiPriority w:val="99"/>
    <w:semiHidden/>
    <w:rsid w:val="00902823"/>
    <w:rPr>
      <w:sz w:val="20"/>
      <w:szCs w:val="20"/>
    </w:rPr>
  </w:style>
  <w:style w:type="paragraph" w:styleId="CommentSubject">
    <w:name w:val="annotation subject"/>
    <w:basedOn w:val="CommentText"/>
    <w:next w:val="CommentText"/>
    <w:link w:val="CommentSubjectChar"/>
    <w:uiPriority w:val="99"/>
    <w:semiHidden/>
    <w:unhideWhenUsed/>
    <w:rsid w:val="00902823"/>
    <w:rPr>
      <w:b/>
      <w:bCs/>
    </w:rPr>
  </w:style>
  <w:style w:type="character" w:customStyle="1" w:styleId="CommentSubjectChar">
    <w:name w:val="Comment Subject Char"/>
    <w:basedOn w:val="CommentTextChar"/>
    <w:link w:val="CommentSubject"/>
    <w:uiPriority w:val="99"/>
    <w:semiHidden/>
    <w:rsid w:val="00902823"/>
    <w:rPr>
      <w:b/>
      <w:bCs/>
      <w:sz w:val="20"/>
      <w:szCs w:val="20"/>
    </w:rPr>
  </w:style>
  <w:style w:type="paragraph" w:styleId="BalloonText">
    <w:name w:val="Balloon Text"/>
    <w:basedOn w:val="Normal"/>
    <w:link w:val="BalloonTextChar"/>
    <w:uiPriority w:val="99"/>
    <w:semiHidden/>
    <w:unhideWhenUsed/>
    <w:rsid w:val="0090282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282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7914500">
      <w:bodyDiv w:val="1"/>
      <w:marLeft w:val="0"/>
      <w:marRight w:val="0"/>
      <w:marTop w:val="0"/>
      <w:marBottom w:val="0"/>
      <w:divBdr>
        <w:top w:val="none" w:sz="0" w:space="0" w:color="auto"/>
        <w:left w:val="none" w:sz="0" w:space="0" w:color="auto"/>
        <w:bottom w:val="none" w:sz="0" w:space="0" w:color="auto"/>
        <w:right w:val="none" w:sz="0" w:space="0" w:color="auto"/>
      </w:divBdr>
    </w:div>
    <w:div w:id="1617711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otexts.com/fpp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2.xml"/><Relationship Id="rId17"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1.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TRANS4\Trans\DATA\External%20Data\Census\ACS\2012_2016_5yr\ACS_16_5YR_B23001_with_ann.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TRANS4\Trans\DATA\External%20Data\Census\ACS\2012_2016_5yr\ACS_16_5YR_B23001_with_ann.csv"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sz="1200" b="1"/>
              <a:t>Labor Force Participation by Age </a:t>
            </a:r>
            <a:r>
              <a:rPr lang="en-US" sz="1200"/>
              <a:t>15-County Region</a:t>
            </a:r>
          </a:p>
        </c:rich>
      </c:tx>
      <c:layout/>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Pt>
            <c:idx val="0"/>
            <c:invertIfNegative val="0"/>
            <c:bubble3D val="0"/>
            <c:spPr>
              <a:solidFill>
                <a:schemeClr val="accent6">
                  <a:lumMod val="40000"/>
                  <a:lumOff val="60000"/>
                </a:schemeClr>
              </a:solidFill>
              <a:ln>
                <a:noFill/>
              </a:ln>
              <a:effectLst/>
            </c:spPr>
            <c:extLst>
              <c:ext xmlns:c16="http://schemas.microsoft.com/office/drawing/2014/chart" uri="{C3380CC4-5D6E-409C-BE32-E72D297353CC}">
                <c16:uniqueId val="{00000001-D11B-477C-9452-75A8C3274A64}"/>
              </c:ext>
            </c:extLst>
          </c:dPt>
          <c:dPt>
            <c:idx val="1"/>
            <c:invertIfNegative val="0"/>
            <c:bubble3D val="0"/>
            <c:spPr>
              <a:solidFill>
                <a:schemeClr val="accent2">
                  <a:lumMod val="75000"/>
                </a:schemeClr>
              </a:solidFill>
              <a:ln>
                <a:noFill/>
              </a:ln>
              <a:effectLst/>
            </c:spPr>
            <c:extLst>
              <c:ext xmlns:c16="http://schemas.microsoft.com/office/drawing/2014/chart" uri="{C3380CC4-5D6E-409C-BE32-E72D297353CC}">
                <c16:uniqueId val="{00000002-D11B-477C-9452-75A8C3274A64}"/>
              </c:ext>
            </c:extLst>
          </c:dPt>
          <c:dPt>
            <c:idx val="2"/>
            <c:invertIfNegative val="0"/>
            <c:bubble3D val="0"/>
            <c:spPr>
              <a:solidFill>
                <a:schemeClr val="accent2">
                  <a:lumMod val="75000"/>
                </a:schemeClr>
              </a:solidFill>
              <a:ln>
                <a:noFill/>
              </a:ln>
              <a:effectLst/>
            </c:spPr>
            <c:extLst>
              <c:ext xmlns:c16="http://schemas.microsoft.com/office/drawing/2014/chart" uri="{C3380CC4-5D6E-409C-BE32-E72D297353CC}">
                <c16:uniqueId val="{00000003-D11B-477C-9452-75A8C3274A64}"/>
              </c:ext>
            </c:extLst>
          </c:dPt>
          <c:dPt>
            <c:idx val="3"/>
            <c:invertIfNegative val="0"/>
            <c:bubble3D val="0"/>
            <c:spPr>
              <a:solidFill>
                <a:schemeClr val="bg1">
                  <a:lumMod val="85000"/>
                </a:schemeClr>
              </a:solidFill>
              <a:ln>
                <a:noFill/>
              </a:ln>
              <a:effectLst/>
            </c:spPr>
            <c:extLst>
              <c:ext xmlns:c16="http://schemas.microsoft.com/office/drawing/2014/chart" uri="{C3380CC4-5D6E-409C-BE32-E72D297353CC}">
                <c16:uniqueId val="{00000004-D11B-477C-9452-75A8C3274A64}"/>
              </c:ext>
            </c:extLst>
          </c:dPt>
          <c:dPt>
            <c:idx val="4"/>
            <c:invertIfNegative val="0"/>
            <c:bubble3D val="0"/>
            <c:spPr>
              <a:solidFill>
                <a:schemeClr val="bg1">
                  <a:lumMod val="85000"/>
                </a:schemeClr>
              </a:solidFill>
              <a:ln>
                <a:noFill/>
              </a:ln>
              <a:effectLst/>
            </c:spPr>
            <c:extLst>
              <c:ext xmlns:c16="http://schemas.microsoft.com/office/drawing/2014/chart" uri="{C3380CC4-5D6E-409C-BE32-E72D297353CC}">
                <c16:uniqueId val="{00000005-D11B-477C-9452-75A8C3274A64}"/>
              </c:ext>
            </c:extLst>
          </c:dPt>
          <c:dPt>
            <c:idx val="5"/>
            <c:invertIfNegative val="0"/>
            <c:bubble3D val="0"/>
            <c:spPr>
              <a:solidFill>
                <a:schemeClr val="accent2">
                  <a:lumMod val="60000"/>
                  <a:lumOff val="40000"/>
                </a:schemeClr>
              </a:solidFill>
              <a:ln>
                <a:noFill/>
              </a:ln>
              <a:effectLst/>
            </c:spPr>
            <c:extLst>
              <c:ext xmlns:c16="http://schemas.microsoft.com/office/drawing/2014/chart" uri="{C3380CC4-5D6E-409C-BE32-E72D297353CC}">
                <c16:uniqueId val="{00000006-D11B-477C-9452-75A8C3274A64}"/>
              </c:ext>
            </c:extLst>
          </c:dPt>
          <c:dPt>
            <c:idx val="6"/>
            <c:invertIfNegative val="0"/>
            <c:bubble3D val="0"/>
            <c:spPr>
              <a:solidFill>
                <a:schemeClr val="accent5">
                  <a:lumMod val="60000"/>
                  <a:lumOff val="40000"/>
                </a:schemeClr>
              </a:solidFill>
              <a:ln>
                <a:noFill/>
              </a:ln>
              <a:effectLst/>
            </c:spPr>
            <c:extLst>
              <c:ext xmlns:c16="http://schemas.microsoft.com/office/drawing/2014/chart" uri="{C3380CC4-5D6E-409C-BE32-E72D297353CC}">
                <c16:uniqueId val="{00000007-D11B-477C-9452-75A8C3274A64}"/>
              </c:ext>
            </c:extLst>
          </c:dPt>
          <c:dPt>
            <c:idx val="7"/>
            <c:invertIfNegative val="0"/>
            <c:bubble3D val="0"/>
            <c:spPr>
              <a:solidFill>
                <a:schemeClr val="bg1">
                  <a:lumMod val="85000"/>
                </a:schemeClr>
              </a:solidFill>
              <a:ln>
                <a:noFill/>
              </a:ln>
              <a:effectLst/>
            </c:spPr>
            <c:extLst>
              <c:ext xmlns:c16="http://schemas.microsoft.com/office/drawing/2014/chart" uri="{C3380CC4-5D6E-409C-BE32-E72D297353CC}">
                <c16:uniqueId val="{00000008-D11B-477C-9452-75A8C3274A64}"/>
              </c:ext>
            </c:extLst>
          </c:dPt>
          <c:dPt>
            <c:idx val="8"/>
            <c:invertIfNegative val="0"/>
            <c:bubble3D val="0"/>
            <c:spPr>
              <a:solidFill>
                <a:schemeClr val="accent4">
                  <a:lumMod val="60000"/>
                  <a:lumOff val="40000"/>
                </a:schemeClr>
              </a:solidFill>
              <a:ln>
                <a:noFill/>
              </a:ln>
              <a:effectLst/>
            </c:spPr>
            <c:extLst>
              <c:ext xmlns:c16="http://schemas.microsoft.com/office/drawing/2014/chart" uri="{C3380CC4-5D6E-409C-BE32-E72D297353CC}">
                <c16:uniqueId val="{00000009-D11B-477C-9452-75A8C3274A64}"/>
              </c:ext>
            </c:extLst>
          </c:dPt>
          <c:dPt>
            <c:idx val="9"/>
            <c:invertIfNegative val="0"/>
            <c:bubble3D val="0"/>
            <c:spPr>
              <a:solidFill>
                <a:schemeClr val="accent4">
                  <a:lumMod val="60000"/>
                  <a:lumOff val="40000"/>
                </a:schemeClr>
              </a:solidFill>
              <a:ln>
                <a:noFill/>
              </a:ln>
              <a:effectLst/>
            </c:spPr>
            <c:extLst>
              <c:ext xmlns:c16="http://schemas.microsoft.com/office/drawing/2014/chart" uri="{C3380CC4-5D6E-409C-BE32-E72D297353CC}">
                <c16:uniqueId val="{0000000A-D11B-477C-9452-75A8C3274A64}"/>
              </c:ext>
            </c:extLst>
          </c:dPt>
          <c:dPt>
            <c:idx val="10"/>
            <c:invertIfNegative val="0"/>
            <c:bubble3D val="0"/>
            <c:spPr>
              <a:solidFill>
                <a:schemeClr val="bg1">
                  <a:lumMod val="85000"/>
                </a:schemeClr>
              </a:solidFill>
              <a:ln>
                <a:noFill/>
              </a:ln>
              <a:effectLst/>
            </c:spPr>
            <c:extLst>
              <c:ext xmlns:c16="http://schemas.microsoft.com/office/drawing/2014/chart" uri="{C3380CC4-5D6E-409C-BE32-E72D297353CC}">
                <c16:uniqueId val="{0000000B-D11B-477C-9452-75A8C3274A64}"/>
              </c:ext>
            </c:extLst>
          </c:dPt>
          <c:dPt>
            <c:idx val="11"/>
            <c:invertIfNegative val="0"/>
            <c:bubble3D val="0"/>
            <c:spPr>
              <a:solidFill>
                <a:schemeClr val="bg1">
                  <a:lumMod val="85000"/>
                </a:schemeClr>
              </a:solidFill>
              <a:ln>
                <a:noFill/>
              </a:ln>
              <a:effectLst/>
            </c:spPr>
            <c:extLst>
              <c:ext xmlns:c16="http://schemas.microsoft.com/office/drawing/2014/chart" uri="{C3380CC4-5D6E-409C-BE32-E72D297353CC}">
                <c16:uniqueId val="{0000000C-D11B-477C-9452-75A8C3274A64}"/>
              </c:ext>
            </c:extLst>
          </c:dPt>
          <c:dPt>
            <c:idx val="12"/>
            <c:invertIfNegative val="0"/>
            <c:bubble3D val="0"/>
            <c:spPr>
              <a:solidFill>
                <a:schemeClr val="accent5">
                  <a:lumMod val="75000"/>
                </a:schemeClr>
              </a:solidFill>
              <a:ln>
                <a:noFill/>
              </a:ln>
              <a:effectLst/>
            </c:spPr>
            <c:extLst>
              <c:ext xmlns:c16="http://schemas.microsoft.com/office/drawing/2014/chart" uri="{C3380CC4-5D6E-409C-BE32-E72D297353CC}">
                <c16:uniqueId val="{0000000D-D11B-477C-9452-75A8C3274A64}"/>
              </c:ext>
            </c:extLst>
          </c:dPt>
          <c:cat>
            <c:strRef>
              <c:f>Sheet2!$A$1:$A$13</c:f>
              <c:strCache>
                <c:ptCount val="13"/>
                <c:pt idx="0">
                  <c:v> 16 - 19</c:v>
                </c:pt>
                <c:pt idx="1">
                  <c:v> 20 - 21</c:v>
                </c:pt>
                <c:pt idx="2">
                  <c:v> 22 - 24</c:v>
                </c:pt>
                <c:pt idx="3">
                  <c:v> 25 - 29</c:v>
                </c:pt>
                <c:pt idx="4">
                  <c:v> 30 - 34</c:v>
                </c:pt>
                <c:pt idx="5">
                  <c:v> 35 - 44</c:v>
                </c:pt>
                <c:pt idx="6">
                  <c:v> 45 - 54</c:v>
                </c:pt>
                <c:pt idx="7">
                  <c:v> 55 - 59</c:v>
                </c:pt>
                <c:pt idx="8">
                  <c:v> 60 - 61</c:v>
                </c:pt>
                <c:pt idx="9">
                  <c:v> 62 - 64</c:v>
                </c:pt>
                <c:pt idx="10">
                  <c:v> 65 - 69</c:v>
                </c:pt>
                <c:pt idx="11">
                  <c:v> 70 - 74</c:v>
                </c:pt>
                <c:pt idx="12">
                  <c:v> 75 +</c:v>
                </c:pt>
              </c:strCache>
            </c:strRef>
          </c:cat>
          <c:val>
            <c:numRef>
              <c:f>Sheet2!$B$1:$B$13</c:f>
              <c:numCache>
                <c:formatCode>General</c:formatCode>
                <c:ptCount val="13"/>
                <c:pt idx="0">
                  <c:v>0.43861908624856782</c:v>
                </c:pt>
                <c:pt idx="1">
                  <c:v>0.7102106658574372</c:v>
                </c:pt>
                <c:pt idx="2">
                  <c:v>0.8021388068390074</c:v>
                </c:pt>
                <c:pt idx="3">
                  <c:v>0.83621819263802977</c:v>
                </c:pt>
                <c:pt idx="4">
                  <c:v>0.84111237300101294</c:v>
                </c:pt>
                <c:pt idx="5">
                  <c:v>0.83424133420536295</c:v>
                </c:pt>
                <c:pt idx="6">
                  <c:v>0.80264958967668965</c:v>
                </c:pt>
                <c:pt idx="7">
                  <c:v>0.71289015324333749</c:v>
                </c:pt>
                <c:pt idx="8">
                  <c:v>0.62504279030847054</c:v>
                </c:pt>
                <c:pt idx="9">
                  <c:v>0.51432976723426704</c:v>
                </c:pt>
                <c:pt idx="10">
                  <c:v>0.30610326740578292</c:v>
                </c:pt>
                <c:pt idx="11">
                  <c:v>0.17168661428886114</c:v>
                </c:pt>
                <c:pt idx="12">
                  <c:v>6.690625214939129E-2</c:v>
                </c:pt>
              </c:numCache>
            </c:numRef>
          </c:val>
          <c:extLst>
            <c:ext xmlns:c16="http://schemas.microsoft.com/office/drawing/2014/chart" uri="{C3380CC4-5D6E-409C-BE32-E72D297353CC}">
              <c16:uniqueId val="{00000000-D11B-477C-9452-75A8C3274A64}"/>
            </c:ext>
          </c:extLst>
        </c:ser>
        <c:dLbls>
          <c:showLegendKey val="0"/>
          <c:showVal val="0"/>
          <c:showCatName val="0"/>
          <c:showSerName val="0"/>
          <c:showPercent val="0"/>
          <c:showBubbleSize val="0"/>
        </c:dLbls>
        <c:gapWidth val="50"/>
        <c:overlap val="-27"/>
        <c:axId val="387963400"/>
        <c:axId val="387963728"/>
      </c:barChart>
      <c:catAx>
        <c:axId val="3879634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a:t>Age Groups Reported in the American Community Survey</a:t>
                </a:r>
              </a:p>
            </c:rich>
          </c:tx>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387963728"/>
        <c:crosses val="autoZero"/>
        <c:auto val="1"/>
        <c:lblAlgn val="ctr"/>
        <c:lblOffset val="100"/>
        <c:noMultiLvlLbl val="0"/>
      </c:catAx>
      <c:valAx>
        <c:axId val="387963728"/>
        <c:scaling>
          <c:orientation val="minMax"/>
          <c:max val="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a:t>Percent</a:t>
                </a:r>
                <a:r>
                  <a:rPr lang="en-US" baseline="0"/>
                  <a:t> of Population</a:t>
                </a:r>
                <a:endParaRPr lang="en-US"/>
              </a:p>
            </c:rich>
          </c:tx>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8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38796340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Arial" panose="020B0604020202020204" pitchFamily="34" charset="0"/>
          <a:cs typeface="Arial" panose="020B0604020202020204" pitchFamily="34"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rgbClr val="7030A0"/>
            </a:solidFill>
            <a:ln>
              <a:noFill/>
            </a:ln>
            <a:effectLst/>
          </c:spPr>
          <c:invertIfNegative val="0"/>
          <c:dPt>
            <c:idx val="0"/>
            <c:invertIfNegative val="0"/>
            <c:bubble3D val="0"/>
            <c:spPr>
              <a:solidFill>
                <a:schemeClr val="accent6">
                  <a:lumMod val="60000"/>
                  <a:lumOff val="40000"/>
                </a:schemeClr>
              </a:solidFill>
              <a:ln>
                <a:noFill/>
              </a:ln>
              <a:effectLst/>
            </c:spPr>
            <c:extLst>
              <c:ext xmlns:c16="http://schemas.microsoft.com/office/drawing/2014/chart" uri="{C3380CC4-5D6E-409C-BE32-E72D297353CC}">
                <c16:uniqueId val="{00000008-1FE7-4A93-8EBB-362BBE7EB799}"/>
              </c:ext>
            </c:extLst>
          </c:dPt>
          <c:dPt>
            <c:idx val="1"/>
            <c:invertIfNegative val="0"/>
            <c:bubble3D val="0"/>
            <c:spPr>
              <a:solidFill>
                <a:schemeClr val="accent2">
                  <a:lumMod val="75000"/>
                </a:schemeClr>
              </a:solidFill>
              <a:ln>
                <a:noFill/>
              </a:ln>
              <a:effectLst/>
            </c:spPr>
            <c:extLst>
              <c:ext xmlns:c16="http://schemas.microsoft.com/office/drawing/2014/chart" uri="{C3380CC4-5D6E-409C-BE32-E72D297353CC}">
                <c16:uniqueId val="{00000001-1FE7-4A93-8EBB-362BBE7EB799}"/>
              </c:ext>
            </c:extLst>
          </c:dPt>
          <c:dPt>
            <c:idx val="2"/>
            <c:invertIfNegative val="0"/>
            <c:bubble3D val="0"/>
            <c:spPr>
              <a:solidFill>
                <a:schemeClr val="bg1">
                  <a:lumMod val="85000"/>
                </a:schemeClr>
              </a:solidFill>
              <a:ln>
                <a:noFill/>
              </a:ln>
              <a:effectLst/>
            </c:spPr>
            <c:extLst>
              <c:ext xmlns:c16="http://schemas.microsoft.com/office/drawing/2014/chart" uri="{C3380CC4-5D6E-409C-BE32-E72D297353CC}">
                <c16:uniqueId val="{00000002-1FE7-4A93-8EBB-362BBE7EB799}"/>
              </c:ext>
            </c:extLst>
          </c:dPt>
          <c:dPt>
            <c:idx val="3"/>
            <c:invertIfNegative val="0"/>
            <c:bubble3D val="0"/>
            <c:spPr>
              <a:solidFill>
                <a:schemeClr val="bg1">
                  <a:lumMod val="85000"/>
                </a:schemeClr>
              </a:solidFill>
              <a:ln>
                <a:noFill/>
              </a:ln>
              <a:effectLst/>
            </c:spPr>
            <c:extLst>
              <c:ext xmlns:c16="http://schemas.microsoft.com/office/drawing/2014/chart" uri="{C3380CC4-5D6E-409C-BE32-E72D297353CC}">
                <c16:uniqueId val="{00000003-1FE7-4A93-8EBB-362BBE7EB799}"/>
              </c:ext>
            </c:extLst>
          </c:dPt>
          <c:dPt>
            <c:idx val="4"/>
            <c:invertIfNegative val="0"/>
            <c:bubble3D val="0"/>
            <c:spPr>
              <a:solidFill>
                <a:schemeClr val="accent2">
                  <a:lumMod val="60000"/>
                  <a:lumOff val="40000"/>
                </a:schemeClr>
              </a:solidFill>
              <a:ln>
                <a:noFill/>
              </a:ln>
              <a:effectLst/>
            </c:spPr>
            <c:extLst>
              <c:ext xmlns:c16="http://schemas.microsoft.com/office/drawing/2014/chart" uri="{C3380CC4-5D6E-409C-BE32-E72D297353CC}">
                <c16:uniqueId val="{00000004-1FE7-4A93-8EBB-362BBE7EB799}"/>
              </c:ext>
            </c:extLst>
          </c:dPt>
          <c:dPt>
            <c:idx val="5"/>
            <c:invertIfNegative val="0"/>
            <c:bubble3D val="0"/>
            <c:spPr>
              <a:solidFill>
                <a:schemeClr val="accent2">
                  <a:lumMod val="60000"/>
                  <a:lumOff val="40000"/>
                </a:schemeClr>
              </a:solidFill>
              <a:ln>
                <a:noFill/>
              </a:ln>
              <a:effectLst/>
            </c:spPr>
            <c:extLst>
              <c:ext xmlns:c16="http://schemas.microsoft.com/office/drawing/2014/chart" uri="{C3380CC4-5D6E-409C-BE32-E72D297353CC}">
                <c16:uniqueId val="{00000005-1FE7-4A93-8EBB-362BBE7EB799}"/>
              </c:ext>
            </c:extLst>
          </c:dPt>
          <c:dPt>
            <c:idx val="6"/>
            <c:invertIfNegative val="0"/>
            <c:bubble3D val="0"/>
            <c:spPr>
              <a:solidFill>
                <a:schemeClr val="accent5">
                  <a:lumMod val="60000"/>
                  <a:lumOff val="40000"/>
                </a:schemeClr>
              </a:solidFill>
              <a:ln>
                <a:noFill/>
              </a:ln>
              <a:effectLst/>
            </c:spPr>
            <c:extLst>
              <c:ext xmlns:c16="http://schemas.microsoft.com/office/drawing/2014/chart" uri="{C3380CC4-5D6E-409C-BE32-E72D297353CC}">
                <c16:uniqueId val="{00000006-1FE7-4A93-8EBB-362BBE7EB799}"/>
              </c:ext>
            </c:extLst>
          </c:dPt>
          <c:dPt>
            <c:idx val="7"/>
            <c:invertIfNegative val="0"/>
            <c:bubble3D val="0"/>
            <c:spPr>
              <a:solidFill>
                <a:schemeClr val="accent5">
                  <a:lumMod val="60000"/>
                  <a:lumOff val="40000"/>
                </a:schemeClr>
              </a:solidFill>
              <a:ln>
                <a:noFill/>
              </a:ln>
              <a:effectLst/>
            </c:spPr>
            <c:extLst>
              <c:ext xmlns:c16="http://schemas.microsoft.com/office/drawing/2014/chart" uri="{C3380CC4-5D6E-409C-BE32-E72D297353CC}">
                <c16:uniqueId val="{00000007-1FE7-4A93-8EBB-362BBE7EB799}"/>
              </c:ext>
            </c:extLst>
          </c:dPt>
          <c:dPt>
            <c:idx val="8"/>
            <c:invertIfNegative val="0"/>
            <c:bubble3D val="0"/>
            <c:spPr>
              <a:solidFill>
                <a:schemeClr val="bg1">
                  <a:lumMod val="85000"/>
                </a:schemeClr>
              </a:solidFill>
              <a:ln>
                <a:noFill/>
              </a:ln>
              <a:effectLst/>
            </c:spPr>
            <c:extLst>
              <c:ext xmlns:c16="http://schemas.microsoft.com/office/drawing/2014/chart" uri="{C3380CC4-5D6E-409C-BE32-E72D297353CC}">
                <c16:uniqueId val="{00000009-1FE7-4A93-8EBB-362BBE7EB799}"/>
              </c:ext>
            </c:extLst>
          </c:dPt>
          <c:dPt>
            <c:idx val="9"/>
            <c:invertIfNegative val="0"/>
            <c:bubble3D val="0"/>
            <c:spPr>
              <a:solidFill>
                <a:schemeClr val="accent4">
                  <a:lumMod val="60000"/>
                  <a:lumOff val="40000"/>
                </a:schemeClr>
              </a:solidFill>
              <a:ln>
                <a:noFill/>
              </a:ln>
              <a:effectLst/>
            </c:spPr>
            <c:extLst>
              <c:ext xmlns:c16="http://schemas.microsoft.com/office/drawing/2014/chart" uri="{C3380CC4-5D6E-409C-BE32-E72D297353CC}">
                <c16:uniqueId val="{0000000A-1FE7-4A93-8EBB-362BBE7EB799}"/>
              </c:ext>
            </c:extLst>
          </c:dPt>
          <c:dPt>
            <c:idx val="10"/>
            <c:invertIfNegative val="0"/>
            <c:bubble3D val="0"/>
            <c:spPr>
              <a:solidFill>
                <a:schemeClr val="bg1">
                  <a:lumMod val="85000"/>
                </a:schemeClr>
              </a:solidFill>
              <a:ln>
                <a:noFill/>
              </a:ln>
              <a:effectLst/>
            </c:spPr>
            <c:extLst>
              <c:ext xmlns:c16="http://schemas.microsoft.com/office/drawing/2014/chart" uri="{C3380CC4-5D6E-409C-BE32-E72D297353CC}">
                <c16:uniqueId val="{0000000C-1FE7-4A93-8EBB-362BBE7EB799}"/>
              </c:ext>
            </c:extLst>
          </c:dPt>
          <c:dPt>
            <c:idx val="11"/>
            <c:invertIfNegative val="0"/>
            <c:bubble3D val="0"/>
            <c:spPr>
              <a:solidFill>
                <a:schemeClr val="bg1">
                  <a:lumMod val="85000"/>
                </a:schemeClr>
              </a:solidFill>
              <a:ln>
                <a:noFill/>
              </a:ln>
              <a:effectLst/>
            </c:spPr>
            <c:extLst>
              <c:ext xmlns:c16="http://schemas.microsoft.com/office/drawing/2014/chart" uri="{C3380CC4-5D6E-409C-BE32-E72D297353CC}">
                <c16:uniqueId val="{0000000D-1FE7-4A93-8EBB-362BBE7EB799}"/>
              </c:ext>
            </c:extLst>
          </c:dPt>
          <c:dPt>
            <c:idx val="12"/>
            <c:invertIfNegative val="0"/>
            <c:bubble3D val="0"/>
            <c:spPr>
              <a:solidFill>
                <a:schemeClr val="accent5">
                  <a:lumMod val="75000"/>
                </a:schemeClr>
              </a:solidFill>
              <a:ln>
                <a:noFill/>
              </a:ln>
              <a:effectLst/>
            </c:spPr>
            <c:extLst>
              <c:ext xmlns:c16="http://schemas.microsoft.com/office/drawing/2014/chart" uri="{C3380CC4-5D6E-409C-BE32-E72D297353CC}">
                <c16:uniqueId val="{0000000B-1FE7-4A93-8EBB-362BBE7EB799}"/>
              </c:ext>
            </c:extLst>
          </c:dPt>
          <c:cat>
            <c:strRef>
              <c:f>Sheet2!$A$16:$A$28</c:f>
              <c:strCache>
                <c:ptCount val="13"/>
                <c:pt idx="0">
                  <c:v> 15 - 19</c:v>
                </c:pt>
                <c:pt idx="1">
                  <c:v>20 - 24</c:v>
                </c:pt>
                <c:pt idx="2">
                  <c:v> 25 - 29</c:v>
                </c:pt>
                <c:pt idx="3">
                  <c:v> 30 - 34</c:v>
                </c:pt>
                <c:pt idx="4">
                  <c:v>35 - 39</c:v>
                </c:pt>
                <c:pt idx="5">
                  <c:v>40 - 44</c:v>
                </c:pt>
                <c:pt idx="6">
                  <c:v>45 - 49</c:v>
                </c:pt>
                <c:pt idx="7">
                  <c:v>50 - 54</c:v>
                </c:pt>
                <c:pt idx="8">
                  <c:v> 55 - 59</c:v>
                </c:pt>
                <c:pt idx="9">
                  <c:v>60 - 64</c:v>
                </c:pt>
                <c:pt idx="10">
                  <c:v> 65 - 69</c:v>
                </c:pt>
                <c:pt idx="11">
                  <c:v> 70 - 74</c:v>
                </c:pt>
                <c:pt idx="12">
                  <c:v> 75 - 79</c:v>
                </c:pt>
              </c:strCache>
            </c:strRef>
          </c:cat>
          <c:val>
            <c:numRef>
              <c:f>Sheet2!$B$16:$B$28</c:f>
              <c:numCache>
                <c:formatCode>General</c:formatCode>
                <c:ptCount val="13"/>
                <c:pt idx="0">
                  <c:v>0.43861908624856782</c:v>
                </c:pt>
                <c:pt idx="1">
                  <c:v>0.76509432140719436</c:v>
                </c:pt>
                <c:pt idx="2">
                  <c:v>0.83621819263802977</c:v>
                </c:pt>
                <c:pt idx="3">
                  <c:v>0.84111237300101294</c:v>
                </c:pt>
                <c:pt idx="4">
                  <c:v>0.83424133420536295</c:v>
                </c:pt>
                <c:pt idx="5">
                  <c:v>0.83424133420536295</c:v>
                </c:pt>
                <c:pt idx="6">
                  <c:v>0.80264958967668965</c:v>
                </c:pt>
                <c:pt idx="7">
                  <c:v>0.80264958967668965</c:v>
                </c:pt>
                <c:pt idx="8">
                  <c:v>0.71289015324333749</c:v>
                </c:pt>
                <c:pt idx="9">
                  <c:v>0.56034271532339019</c:v>
                </c:pt>
                <c:pt idx="10">
                  <c:v>0.30610326740578292</c:v>
                </c:pt>
                <c:pt idx="11">
                  <c:v>0.17168661428886114</c:v>
                </c:pt>
                <c:pt idx="12">
                  <c:v>6.690625214939129E-2</c:v>
                </c:pt>
              </c:numCache>
            </c:numRef>
          </c:val>
          <c:extLst>
            <c:ext xmlns:c16="http://schemas.microsoft.com/office/drawing/2014/chart" uri="{C3380CC4-5D6E-409C-BE32-E72D297353CC}">
              <c16:uniqueId val="{00000000-1FE7-4A93-8EBB-362BBE7EB799}"/>
            </c:ext>
          </c:extLst>
        </c:ser>
        <c:dLbls>
          <c:showLegendKey val="0"/>
          <c:showVal val="0"/>
          <c:showCatName val="0"/>
          <c:showSerName val="0"/>
          <c:showPercent val="0"/>
          <c:showBubbleSize val="0"/>
        </c:dLbls>
        <c:gapWidth val="50"/>
        <c:overlap val="-27"/>
        <c:axId val="387963400"/>
        <c:axId val="387963728"/>
      </c:barChart>
      <c:catAx>
        <c:axId val="3879634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a:t>Age Groups Available in MORPC Population Projections</a:t>
                </a:r>
              </a:p>
            </c:rich>
          </c:tx>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387963728"/>
        <c:crosses val="autoZero"/>
        <c:auto val="1"/>
        <c:lblAlgn val="ctr"/>
        <c:lblOffset val="100"/>
        <c:noMultiLvlLbl val="0"/>
      </c:catAx>
      <c:valAx>
        <c:axId val="387963728"/>
        <c:scaling>
          <c:orientation val="minMax"/>
          <c:max val="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a:t>Percent</a:t>
                </a:r>
                <a:r>
                  <a:rPr lang="en-US" baseline="0"/>
                  <a:t> of Population</a:t>
                </a:r>
                <a:endParaRPr lang="en-US"/>
              </a:p>
            </c:rich>
          </c:tx>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8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38796340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Arial" panose="020B0604020202020204" pitchFamily="34" charset="0"/>
          <a:cs typeface="Arial" panose="020B0604020202020204"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Integral">
  <a:themeElements>
    <a:clrScheme name="Inte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F286CA-8BC8-4AFA-B924-45FA69680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8</Pages>
  <Words>2681</Words>
  <Characters>15288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 Whelan</dc:creator>
  <cp:keywords/>
  <dc:description/>
  <cp:lastModifiedBy>Aaron Schill</cp:lastModifiedBy>
  <cp:revision>3</cp:revision>
  <dcterms:created xsi:type="dcterms:W3CDTF">2019-02-28T22:11:00Z</dcterms:created>
  <dcterms:modified xsi:type="dcterms:W3CDTF">2019-02-28T22:42:00Z</dcterms:modified>
</cp:coreProperties>
</file>